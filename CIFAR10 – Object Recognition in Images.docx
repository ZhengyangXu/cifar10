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5C2CCD" w14:textId="77777777" w:rsidR="00EC13B4" w:rsidRDefault="00EA2EAD" w:rsidP="00EA2EAD">
      <w:pPr>
        <w:jc w:val="center"/>
        <w:rPr>
          <w:rFonts w:ascii="Times New Roman" w:hAnsi="Times New Roman"/>
          <w:b/>
          <w:sz w:val="36"/>
          <w:szCs w:val="36"/>
        </w:rPr>
      </w:pPr>
      <w:r>
        <w:rPr>
          <w:rFonts w:ascii="Times New Roman" w:hAnsi="Times New Roman"/>
          <w:b/>
          <w:sz w:val="36"/>
          <w:szCs w:val="36"/>
        </w:rPr>
        <w:t xml:space="preserve">CIFAR10 </w:t>
      </w:r>
      <w:r w:rsidR="00155CBB">
        <w:rPr>
          <w:rFonts w:ascii="Times New Roman" w:hAnsi="Times New Roman"/>
          <w:b/>
          <w:sz w:val="36"/>
          <w:szCs w:val="36"/>
        </w:rPr>
        <w:t>–</w:t>
      </w:r>
      <w:r>
        <w:rPr>
          <w:rFonts w:ascii="Times New Roman" w:hAnsi="Times New Roman"/>
          <w:b/>
          <w:sz w:val="36"/>
          <w:szCs w:val="36"/>
        </w:rPr>
        <w:t xml:space="preserve"> </w:t>
      </w:r>
      <w:r w:rsidR="00155CBB">
        <w:rPr>
          <w:rFonts w:ascii="Times New Roman" w:hAnsi="Times New Roman"/>
          <w:b/>
          <w:sz w:val="36"/>
          <w:szCs w:val="36"/>
        </w:rPr>
        <w:t>Object Recognition in Images</w:t>
      </w:r>
    </w:p>
    <w:p w14:paraId="082F822D" w14:textId="77777777" w:rsidR="00155CBB" w:rsidRDefault="00155CBB" w:rsidP="00EA2EAD">
      <w:pPr>
        <w:jc w:val="center"/>
        <w:rPr>
          <w:rFonts w:ascii="Times New Roman" w:hAnsi="Times New Roman"/>
          <w:b/>
          <w:sz w:val="36"/>
          <w:szCs w:val="36"/>
        </w:rPr>
      </w:pPr>
    </w:p>
    <w:p w14:paraId="21A1B9B0" w14:textId="77777777" w:rsidR="00AE434F" w:rsidRDefault="00AE434F" w:rsidP="00EA2EAD">
      <w:pPr>
        <w:jc w:val="center"/>
        <w:rPr>
          <w:rFonts w:ascii="Times New Roman" w:hAnsi="Times New Roman"/>
          <w:b/>
          <w:sz w:val="36"/>
          <w:szCs w:val="36"/>
        </w:rPr>
      </w:pPr>
    </w:p>
    <w:p w14:paraId="545D5766" w14:textId="77777777" w:rsidR="00AE434F" w:rsidRPr="00AE434F" w:rsidRDefault="00AE434F" w:rsidP="00EA2EAD">
      <w:pPr>
        <w:jc w:val="center"/>
        <w:rPr>
          <w:rFonts w:ascii="Times New Roman" w:hAnsi="Times New Roman"/>
          <w:sz w:val="32"/>
          <w:szCs w:val="32"/>
          <w:u w:val="single"/>
        </w:rPr>
      </w:pPr>
      <w:r w:rsidRPr="00AE434F">
        <w:rPr>
          <w:rFonts w:ascii="Times New Roman" w:hAnsi="Times New Roman"/>
          <w:sz w:val="32"/>
          <w:szCs w:val="32"/>
          <w:u w:val="single"/>
        </w:rPr>
        <w:t>GR5242 Advanced Machine Learning</w:t>
      </w:r>
    </w:p>
    <w:p w14:paraId="1BEEC251" w14:textId="77777777" w:rsidR="00AE434F" w:rsidRDefault="00AE434F" w:rsidP="00EA2EAD">
      <w:pPr>
        <w:jc w:val="center"/>
        <w:rPr>
          <w:rFonts w:ascii="Times New Roman" w:hAnsi="Times New Roman"/>
          <w:b/>
          <w:sz w:val="32"/>
          <w:szCs w:val="32"/>
        </w:rPr>
      </w:pPr>
      <w:r w:rsidRPr="00AE434F">
        <w:rPr>
          <w:rFonts w:ascii="Times New Roman" w:hAnsi="Times New Roman"/>
          <w:sz w:val="32"/>
          <w:szCs w:val="32"/>
          <w:u w:val="single"/>
        </w:rPr>
        <w:t>Final Project</w:t>
      </w:r>
    </w:p>
    <w:p w14:paraId="31A1643C" w14:textId="77777777" w:rsidR="00AE434F" w:rsidRDefault="00AE434F" w:rsidP="00EA2EAD">
      <w:pPr>
        <w:jc w:val="center"/>
        <w:rPr>
          <w:rFonts w:ascii="Times New Roman" w:hAnsi="Times New Roman"/>
          <w:b/>
          <w:sz w:val="32"/>
          <w:szCs w:val="32"/>
        </w:rPr>
      </w:pPr>
    </w:p>
    <w:p w14:paraId="178F1E3A" w14:textId="77777777" w:rsidR="00AE434F" w:rsidRDefault="00AE434F" w:rsidP="00EA2EAD">
      <w:pPr>
        <w:jc w:val="center"/>
        <w:rPr>
          <w:rFonts w:ascii="Times New Roman" w:hAnsi="Times New Roman"/>
          <w:b/>
          <w:sz w:val="32"/>
          <w:szCs w:val="32"/>
        </w:rPr>
      </w:pPr>
    </w:p>
    <w:p w14:paraId="6F1B4EFD" w14:textId="77777777" w:rsidR="008071A7" w:rsidRDefault="008071A7" w:rsidP="00EA2EAD">
      <w:pPr>
        <w:jc w:val="center"/>
        <w:rPr>
          <w:rFonts w:ascii="Times New Roman" w:hAnsi="Times New Roman"/>
          <w:b/>
          <w:sz w:val="32"/>
          <w:szCs w:val="32"/>
        </w:rPr>
      </w:pPr>
    </w:p>
    <w:p w14:paraId="05B2200C" w14:textId="77777777" w:rsidR="008071A7" w:rsidRDefault="008071A7" w:rsidP="00EA2EAD">
      <w:pPr>
        <w:jc w:val="center"/>
        <w:rPr>
          <w:rFonts w:ascii="Times New Roman" w:hAnsi="Times New Roman"/>
          <w:b/>
          <w:sz w:val="32"/>
          <w:szCs w:val="32"/>
        </w:rPr>
      </w:pPr>
    </w:p>
    <w:p w14:paraId="68875509" w14:textId="77777777" w:rsidR="00AE434F" w:rsidRDefault="00AE434F" w:rsidP="00AE434F">
      <w:pPr>
        <w:jc w:val="center"/>
        <w:rPr>
          <w:rFonts w:ascii="Times New Roman" w:hAnsi="Times New Roman"/>
          <w:sz w:val="28"/>
          <w:szCs w:val="28"/>
        </w:rPr>
      </w:pPr>
      <w:proofErr w:type="spellStart"/>
      <w:r>
        <w:rPr>
          <w:rFonts w:ascii="Times New Roman" w:hAnsi="Times New Roman"/>
          <w:sz w:val="28"/>
          <w:szCs w:val="28"/>
        </w:rPr>
        <w:t>Shiqi</w:t>
      </w:r>
      <w:proofErr w:type="spellEnd"/>
      <w:r>
        <w:rPr>
          <w:rFonts w:ascii="Times New Roman" w:hAnsi="Times New Roman"/>
          <w:sz w:val="28"/>
          <w:szCs w:val="28"/>
        </w:rPr>
        <w:t xml:space="preserve"> Duan   (sd3072)</w:t>
      </w:r>
    </w:p>
    <w:p w14:paraId="2AD61C6D" w14:textId="77777777" w:rsidR="00AE434F" w:rsidRDefault="00AE434F" w:rsidP="00AE434F">
      <w:pPr>
        <w:jc w:val="center"/>
        <w:rPr>
          <w:rFonts w:ascii="Times New Roman" w:hAnsi="Times New Roman"/>
          <w:sz w:val="28"/>
          <w:szCs w:val="28"/>
        </w:rPr>
      </w:pPr>
      <w:proofErr w:type="spellStart"/>
      <w:r>
        <w:rPr>
          <w:rFonts w:ascii="Times New Roman" w:hAnsi="Times New Roman"/>
          <w:sz w:val="28"/>
          <w:szCs w:val="28"/>
        </w:rPr>
        <w:t>Chenyang</w:t>
      </w:r>
      <w:proofErr w:type="spellEnd"/>
      <w:r>
        <w:rPr>
          <w:rFonts w:ascii="Times New Roman" w:hAnsi="Times New Roman"/>
          <w:sz w:val="28"/>
          <w:szCs w:val="28"/>
        </w:rPr>
        <w:t xml:space="preserve"> Li  (cl3505)</w:t>
      </w:r>
    </w:p>
    <w:p w14:paraId="730D597C" w14:textId="77777777" w:rsidR="00AE434F" w:rsidRDefault="00AE434F" w:rsidP="00AE434F">
      <w:pPr>
        <w:jc w:val="center"/>
        <w:rPr>
          <w:rFonts w:ascii="Times New Roman" w:hAnsi="Times New Roman"/>
          <w:sz w:val="28"/>
          <w:szCs w:val="28"/>
        </w:rPr>
      </w:pPr>
      <w:proofErr w:type="spellStart"/>
      <w:r>
        <w:rPr>
          <w:rFonts w:ascii="Times New Roman" w:hAnsi="Times New Roman"/>
          <w:sz w:val="28"/>
          <w:szCs w:val="28"/>
        </w:rPr>
        <w:t>Ji</w:t>
      </w:r>
      <w:proofErr w:type="spellEnd"/>
      <w:r>
        <w:rPr>
          <w:rFonts w:ascii="Times New Roman" w:hAnsi="Times New Roman"/>
          <w:sz w:val="28"/>
          <w:szCs w:val="28"/>
        </w:rPr>
        <w:t xml:space="preserve"> </w:t>
      </w:r>
      <w:proofErr w:type="spellStart"/>
      <w:r>
        <w:rPr>
          <w:rFonts w:ascii="Times New Roman" w:hAnsi="Times New Roman"/>
          <w:sz w:val="28"/>
          <w:szCs w:val="28"/>
        </w:rPr>
        <w:t>Shen</w:t>
      </w:r>
      <w:proofErr w:type="spellEnd"/>
      <w:r>
        <w:rPr>
          <w:rFonts w:ascii="Times New Roman" w:hAnsi="Times New Roman"/>
          <w:sz w:val="28"/>
          <w:szCs w:val="28"/>
        </w:rPr>
        <w:t xml:space="preserve">       (js5006)</w:t>
      </w:r>
    </w:p>
    <w:p w14:paraId="622EECB8" w14:textId="77777777" w:rsidR="00AE434F" w:rsidRDefault="00AE434F" w:rsidP="00AE434F">
      <w:pPr>
        <w:jc w:val="center"/>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Jihan</w:t>
      </w:r>
      <w:proofErr w:type="spellEnd"/>
      <w:r>
        <w:rPr>
          <w:rFonts w:ascii="Times New Roman" w:hAnsi="Times New Roman"/>
          <w:sz w:val="28"/>
          <w:szCs w:val="28"/>
        </w:rPr>
        <w:t xml:space="preserve"> Wei     (jw3447)</w:t>
      </w:r>
    </w:p>
    <w:p w14:paraId="76D87722" w14:textId="77777777" w:rsidR="0055372A" w:rsidRDefault="0055372A" w:rsidP="00AE434F">
      <w:pPr>
        <w:jc w:val="center"/>
        <w:rPr>
          <w:rFonts w:ascii="Times New Roman" w:hAnsi="Times New Roman"/>
          <w:sz w:val="28"/>
          <w:szCs w:val="28"/>
        </w:rPr>
      </w:pPr>
    </w:p>
    <w:p w14:paraId="695F45C4" w14:textId="77777777" w:rsidR="0055372A" w:rsidRDefault="0055372A" w:rsidP="00AE434F">
      <w:pPr>
        <w:jc w:val="center"/>
        <w:rPr>
          <w:rFonts w:ascii="Times New Roman" w:hAnsi="Times New Roman"/>
          <w:sz w:val="28"/>
          <w:szCs w:val="28"/>
        </w:rPr>
      </w:pPr>
    </w:p>
    <w:p w14:paraId="07045822" w14:textId="77777777" w:rsidR="0055372A" w:rsidRDefault="0055372A" w:rsidP="00AE434F">
      <w:pPr>
        <w:jc w:val="center"/>
        <w:rPr>
          <w:rFonts w:ascii="Times New Roman" w:hAnsi="Times New Roman"/>
          <w:sz w:val="28"/>
          <w:szCs w:val="28"/>
        </w:rPr>
      </w:pPr>
    </w:p>
    <w:p w14:paraId="4CB5C15B" w14:textId="77777777" w:rsidR="0055372A" w:rsidRDefault="0055372A" w:rsidP="00AE434F">
      <w:pPr>
        <w:jc w:val="center"/>
        <w:rPr>
          <w:rFonts w:ascii="Times New Roman" w:hAnsi="Times New Roman"/>
          <w:sz w:val="28"/>
          <w:szCs w:val="28"/>
        </w:rPr>
      </w:pPr>
    </w:p>
    <w:p w14:paraId="0CBEE2B9" w14:textId="77777777" w:rsidR="0041264F" w:rsidRDefault="0055372A" w:rsidP="0041264F">
      <w:pPr>
        <w:jc w:val="center"/>
        <w:rPr>
          <w:rFonts w:ascii="Times New Roman" w:hAnsi="Times New Roman"/>
          <w:b/>
          <w:sz w:val="28"/>
          <w:szCs w:val="28"/>
        </w:rPr>
      </w:pPr>
      <w:r>
        <w:rPr>
          <w:rFonts w:ascii="Times New Roman" w:hAnsi="Times New Roman"/>
          <w:b/>
          <w:sz w:val="28"/>
          <w:szCs w:val="28"/>
        </w:rPr>
        <w:t>Abstract</w:t>
      </w:r>
    </w:p>
    <w:p w14:paraId="75C1F854" w14:textId="77777777" w:rsidR="0041264F" w:rsidRDefault="0041264F" w:rsidP="0041264F">
      <w:pPr>
        <w:jc w:val="left"/>
        <w:rPr>
          <w:rFonts w:ascii="Times New Roman" w:hAnsi="Times New Roman"/>
          <w:b/>
          <w:sz w:val="28"/>
          <w:szCs w:val="28"/>
        </w:rPr>
      </w:pPr>
    </w:p>
    <w:p w14:paraId="037225A3" w14:textId="5EB592FC" w:rsidR="0041264F" w:rsidRDefault="0041264F" w:rsidP="0041264F">
      <w:pPr>
        <w:rPr>
          <w:rFonts w:ascii="Times New Roman" w:hAnsi="Times New Roman"/>
          <w:sz w:val="28"/>
          <w:szCs w:val="28"/>
        </w:rPr>
      </w:pPr>
      <w:r>
        <w:rPr>
          <w:rFonts w:ascii="Times New Roman" w:hAnsi="Times New Roman"/>
          <w:sz w:val="28"/>
          <w:szCs w:val="28"/>
        </w:rPr>
        <w:t>In this project, we built</w:t>
      </w:r>
      <w:r w:rsidRPr="0041264F">
        <w:rPr>
          <w:rFonts w:ascii="Times New Roman" w:hAnsi="Times New Roman"/>
          <w:sz w:val="28"/>
          <w:szCs w:val="28"/>
        </w:rPr>
        <w:t xml:space="preserve"> network</w:t>
      </w:r>
      <w:r>
        <w:rPr>
          <w:rFonts w:ascii="Times New Roman" w:hAnsi="Times New Roman"/>
          <w:sz w:val="28"/>
          <w:szCs w:val="28"/>
        </w:rPr>
        <w:t>s</w:t>
      </w:r>
      <w:r w:rsidRPr="0041264F">
        <w:rPr>
          <w:rFonts w:ascii="Times New Roman" w:hAnsi="Times New Roman"/>
          <w:sz w:val="28"/>
          <w:szCs w:val="28"/>
        </w:rPr>
        <w:t xml:space="preserve"> to solve a</w:t>
      </w:r>
      <w:r w:rsidR="007D1A54">
        <w:rPr>
          <w:rFonts w:ascii="Times New Roman" w:hAnsi="Times New Roman"/>
          <w:sz w:val="28"/>
          <w:szCs w:val="28"/>
        </w:rPr>
        <w:t>n image</w:t>
      </w:r>
      <w:r w:rsidRPr="0041264F">
        <w:rPr>
          <w:rFonts w:ascii="Times New Roman" w:hAnsi="Times New Roman"/>
          <w:sz w:val="28"/>
          <w:szCs w:val="28"/>
        </w:rPr>
        <w:t xml:space="preserve"> classification problem with 10 classes. Star</w:t>
      </w:r>
      <w:r w:rsidR="007D1A54">
        <w:rPr>
          <w:rFonts w:ascii="Times New Roman" w:hAnsi="Times New Roman"/>
          <w:sz w:val="28"/>
          <w:szCs w:val="28"/>
        </w:rPr>
        <w:t xml:space="preserve">ting from literature review, we </w:t>
      </w:r>
      <w:r w:rsidRPr="0041264F">
        <w:rPr>
          <w:rFonts w:ascii="Times New Roman" w:hAnsi="Times New Roman"/>
          <w:sz w:val="28"/>
          <w:szCs w:val="28"/>
        </w:rPr>
        <w:t>implement</w:t>
      </w:r>
      <w:r w:rsidR="007D1A54">
        <w:rPr>
          <w:rFonts w:ascii="Times New Roman" w:hAnsi="Times New Roman"/>
          <w:sz w:val="28"/>
          <w:szCs w:val="28"/>
        </w:rPr>
        <w:t>ed several</w:t>
      </w:r>
      <w:r w:rsidRPr="0041264F">
        <w:rPr>
          <w:rFonts w:ascii="Times New Roman" w:hAnsi="Times New Roman"/>
          <w:sz w:val="28"/>
          <w:szCs w:val="28"/>
        </w:rPr>
        <w:t xml:space="preserve"> existing algorithms and make comparison</w:t>
      </w:r>
      <w:r w:rsidR="007D1A54">
        <w:rPr>
          <w:rFonts w:ascii="Times New Roman" w:hAnsi="Times New Roman"/>
          <w:sz w:val="28"/>
          <w:szCs w:val="28"/>
        </w:rPr>
        <w:t>s. Based on existing algorithms, we</w:t>
      </w:r>
      <w:r w:rsidRPr="0041264F">
        <w:rPr>
          <w:rFonts w:ascii="Times New Roman" w:hAnsi="Times New Roman"/>
          <w:sz w:val="28"/>
          <w:szCs w:val="28"/>
        </w:rPr>
        <w:t xml:space="preserve"> develop</w:t>
      </w:r>
      <w:r w:rsidR="007D1A54">
        <w:rPr>
          <w:rFonts w:ascii="Times New Roman" w:hAnsi="Times New Roman"/>
          <w:sz w:val="28"/>
          <w:szCs w:val="28"/>
        </w:rPr>
        <w:t>ed</w:t>
      </w:r>
      <w:r w:rsidRPr="0041264F">
        <w:rPr>
          <w:rFonts w:ascii="Times New Roman" w:hAnsi="Times New Roman"/>
          <w:sz w:val="28"/>
          <w:szCs w:val="28"/>
        </w:rPr>
        <w:t xml:space="preserve"> our own network</w:t>
      </w:r>
      <w:r w:rsidR="007D1A54">
        <w:rPr>
          <w:rFonts w:ascii="Times New Roman" w:hAnsi="Times New Roman"/>
          <w:sz w:val="28"/>
          <w:szCs w:val="28"/>
        </w:rPr>
        <w:t xml:space="preserve">s. We also </w:t>
      </w:r>
      <w:r w:rsidRPr="0041264F">
        <w:rPr>
          <w:rFonts w:ascii="Times New Roman" w:hAnsi="Times New Roman"/>
          <w:sz w:val="28"/>
          <w:szCs w:val="28"/>
        </w:rPr>
        <w:t>include</w:t>
      </w:r>
      <w:r w:rsidR="007D1A54">
        <w:rPr>
          <w:rFonts w:ascii="Times New Roman" w:hAnsi="Times New Roman"/>
          <w:sz w:val="28"/>
          <w:szCs w:val="28"/>
        </w:rPr>
        <w:t>d</w:t>
      </w:r>
      <w:r w:rsidRPr="0041264F">
        <w:rPr>
          <w:rFonts w:ascii="Times New Roman" w:hAnsi="Times New Roman"/>
          <w:sz w:val="28"/>
          <w:szCs w:val="28"/>
        </w:rPr>
        <w:t xml:space="preserve"> feature visualization to</w:t>
      </w:r>
      <w:r w:rsidR="007D1A54">
        <w:rPr>
          <w:rFonts w:ascii="Times New Roman" w:hAnsi="Times New Roman"/>
          <w:sz w:val="28"/>
          <w:szCs w:val="28"/>
        </w:rPr>
        <w:t>ols for people to</w:t>
      </w:r>
      <w:r w:rsidRPr="0041264F">
        <w:rPr>
          <w:rFonts w:ascii="Times New Roman" w:hAnsi="Times New Roman"/>
          <w:sz w:val="28"/>
          <w:szCs w:val="28"/>
        </w:rPr>
        <w:t xml:space="preserve"> better understand how </w:t>
      </w:r>
      <w:r w:rsidR="007D1A54">
        <w:rPr>
          <w:rFonts w:ascii="Times New Roman" w:hAnsi="Times New Roman"/>
          <w:sz w:val="28"/>
          <w:szCs w:val="28"/>
        </w:rPr>
        <w:t xml:space="preserve">our </w:t>
      </w:r>
      <w:r w:rsidRPr="0041264F">
        <w:rPr>
          <w:rFonts w:ascii="Times New Roman" w:hAnsi="Times New Roman"/>
          <w:sz w:val="28"/>
          <w:szCs w:val="28"/>
        </w:rPr>
        <w:t>Neural Network works.</w:t>
      </w:r>
    </w:p>
    <w:p w14:paraId="578F0E43" w14:textId="77777777" w:rsidR="007B47AF" w:rsidRDefault="007B47AF" w:rsidP="0041264F">
      <w:pPr>
        <w:rPr>
          <w:rFonts w:ascii="Times New Roman" w:hAnsi="Times New Roman"/>
          <w:sz w:val="28"/>
          <w:szCs w:val="28"/>
        </w:rPr>
      </w:pPr>
    </w:p>
    <w:p w14:paraId="018BE691" w14:textId="3EB429A8" w:rsidR="00580057" w:rsidRPr="00E81BD9" w:rsidRDefault="00D461F8" w:rsidP="00054F68">
      <w:pPr>
        <w:pStyle w:val="a3"/>
        <w:numPr>
          <w:ilvl w:val="0"/>
          <w:numId w:val="1"/>
        </w:numPr>
        <w:spacing w:line="360" w:lineRule="auto"/>
        <w:ind w:firstLineChars="0"/>
        <w:rPr>
          <w:rFonts w:ascii="Times New Roman" w:hAnsi="Times New Roman"/>
          <w:b/>
          <w:sz w:val="28"/>
          <w:szCs w:val="28"/>
        </w:rPr>
      </w:pPr>
      <w:r>
        <w:rPr>
          <w:rFonts w:ascii="Times New Roman" w:hAnsi="Times New Roman"/>
          <w:b/>
          <w:sz w:val="28"/>
          <w:szCs w:val="28"/>
        </w:rPr>
        <w:t>Dataset Description</w:t>
      </w:r>
    </w:p>
    <w:p w14:paraId="4E061707" w14:textId="77777777" w:rsidR="00C748FA" w:rsidRDefault="00580057" w:rsidP="00C748FA">
      <w:pPr>
        <w:rPr>
          <w:rFonts w:ascii="Times New Roman" w:hAnsi="Times New Roman"/>
          <w:sz w:val="28"/>
          <w:szCs w:val="28"/>
        </w:rPr>
      </w:pPr>
      <w:r w:rsidRPr="00580057">
        <w:rPr>
          <w:rFonts w:ascii="Times New Roman" w:hAnsi="Times New Roman"/>
          <w:sz w:val="28"/>
          <w:szCs w:val="28"/>
        </w:rPr>
        <w:t>CIFAR10</w:t>
      </w:r>
      <w:r>
        <w:rPr>
          <w:rFonts w:ascii="Times New Roman" w:hAnsi="Times New Roman"/>
          <w:b/>
          <w:sz w:val="28"/>
          <w:szCs w:val="28"/>
        </w:rPr>
        <w:t xml:space="preserve"> </w:t>
      </w:r>
      <w:r w:rsidRPr="00580057">
        <w:rPr>
          <w:rFonts w:ascii="Times New Roman" w:hAnsi="Times New Roman"/>
          <w:sz w:val="28"/>
          <w:szCs w:val="28"/>
        </w:rPr>
        <w:t>is an established computer-vision dataset used for object recognition. It is a subset</w:t>
      </w:r>
      <w:r w:rsidR="001B7689">
        <w:rPr>
          <w:rFonts w:ascii="Times New Roman" w:hAnsi="Times New Roman"/>
          <w:sz w:val="28"/>
          <w:szCs w:val="28"/>
        </w:rPr>
        <w:t xml:space="preserve"> of the 80 million tiny images dataset and </w:t>
      </w:r>
      <w:r w:rsidRPr="00580057">
        <w:rPr>
          <w:rFonts w:ascii="Times New Roman" w:hAnsi="Times New Roman"/>
          <w:sz w:val="28"/>
          <w:szCs w:val="28"/>
        </w:rPr>
        <w:t>consists of 60,000 32x32</w:t>
      </w:r>
      <w:r w:rsidR="00A13223">
        <w:rPr>
          <w:rFonts w:ascii="Times New Roman" w:hAnsi="Times New Roman"/>
          <w:sz w:val="28"/>
          <w:szCs w:val="28"/>
        </w:rPr>
        <w:t xml:space="preserve"> color images containing </w:t>
      </w:r>
      <w:r w:rsidRPr="00580057">
        <w:rPr>
          <w:rFonts w:ascii="Times New Roman" w:hAnsi="Times New Roman"/>
          <w:sz w:val="28"/>
          <w:szCs w:val="28"/>
        </w:rPr>
        <w:t>10 object classes, with 6000 images per class.</w:t>
      </w:r>
      <w:r w:rsidR="00A13223" w:rsidRPr="00A13223">
        <w:rPr>
          <w:rFonts w:ascii="Times New Roman" w:hAnsi="Times New Roman"/>
          <w:sz w:val="28"/>
          <w:szCs w:val="28"/>
        </w:rPr>
        <w:t xml:space="preserve"> </w:t>
      </w:r>
      <w:proofErr w:type="gramStart"/>
      <w:r w:rsidRPr="00580057">
        <w:rPr>
          <w:rFonts w:ascii="Times New Roman" w:hAnsi="Times New Roman"/>
          <w:sz w:val="28"/>
          <w:szCs w:val="28"/>
        </w:rPr>
        <w:t xml:space="preserve">It was collected by Alex </w:t>
      </w:r>
      <w:proofErr w:type="spellStart"/>
      <w:r w:rsidRPr="00580057">
        <w:rPr>
          <w:rFonts w:ascii="Times New Roman" w:hAnsi="Times New Roman"/>
          <w:sz w:val="28"/>
          <w:szCs w:val="28"/>
        </w:rPr>
        <w:t>Krizhevsky</w:t>
      </w:r>
      <w:proofErr w:type="spellEnd"/>
      <w:r w:rsidRPr="00580057">
        <w:rPr>
          <w:rFonts w:ascii="Times New Roman" w:hAnsi="Times New Roman"/>
          <w:sz w:val="28"/>
          <w:szCs w:val="28"/>
        </w:rPr>
        <w:t xml:space="preserve">, </w:t>
      </w:r>
      <w:proofErr w:type="spellStart"/>
      <w:r w:rsidRPr="00580057">
        <w:rPr>
          <w:rFonts w:ascii="Times New Roman" w:hAnsi="Times New Roman"/>
          <w:sz w:val="28"/>
          <w:szCs w:val="28"/>
        </w:rPr>
        <w:t>Vinod</w:t>
      </w:r>
      <w:proofErr w:type="spellEnd"/>
      <w:r w:rsidRPr="00580057">
        <w:rPr>
          <w:rFonts w:ascii="Times New Roman" w:hAnsi="Times New Roman"/>
          <w:sz w:val="28"/>
          <w:szCs w:val="28"/>
        </w:rPr>
        <w:t xml:space="preserve"> Nair, and Geoffrey Hinton</w:t>
      </w:r>
      <w:proofErr w:type="gramEnd"/>
      <w:r w:rsidRPr="00580057">
        <w:rPr>
          <w:rFonts w:ascii="Times New Roman" w:hAnsi="Times New Roman"/>
          <w:sz w:val="28"/>
          <w:szCs w:val="28"/>
        </w:rPr>
        <w:t>.</w:t>
      </w:r>
      <w:r w:rsidR="00C748FA">
        <w:rPr>
          <w:rFonts w:ascii="Times New Roman" w:hAnsi="Times New Roman"/>
          <w:sz w:val="28"/>
          <w:szCs w:val="28"/>
        </w:rPr>
        <w:t xml:space="preserve"> </w:t>
      </w:r>
    </w:p>
    <w:p w14:paraId="72DDF0BD" w14:textId="47697620" w:rsidR="00122A37" w:rsidRDefault="00C748FA" w:rsidP="00C748FA">
      <w:pPr>
        <w:rPr>
          <w:rFonts w:ascii="Times New Roman" w:hAnsi="Times New Roman"/>
          <w:sz w:val="28"/>
          <w:szCs w:val="28"/>
        </w:rPr>
      </w:pPr>
      <w:r w:rsidRPr="00C748FA">
        <w:rPr>
          <w:rFonts w:ascii="Times New Roman" w:hAnsi="Times New Roman"/>
          <w:sz w:val="28"/>
          <w:szCs w:val="28"/>
        </w:rPr>
        <w:t xml:space="preserve">The dataset is divided into five training batches and one test batch, each </w:t>
      </w:r>
      <w:r w:rsidRPr="00C748FA">
        <w:rPr>
          <w:rFonts w:ascii="Times New Roman" w:hAnsi="Times New Roman"/>
          <w:sz w:val="28"/>
          <w:szCs w:val="28"/>
        </w:rPr>
        <w:lastRenderedPageBreak/>
        <w:t>with 10000 images. The test batch</w:t>
      </w:r>
      <w:r>
        <w:rPr>
          <w:rFonts w:ascii="Times New Roman" w:hAnsi="Times New Roman"/>
          <w:sz w:val="28"/>
          <w:szCs w:val="28"/>
        </w:rPr>
        <w:t xml:space="preserve"> contains exactly 1000 randomly </w:t>
      </w:r>
      <w:r w:rsidRPr="00C748FA">
        <w:rPr>
          <w:rFonts w:ascii="Times New Roman" w:hAnsi="Times New Roman"/>
          <w:sz w:val="28"/>
          <w:szCs w:val="28"/>
        </w:rPr>
        <w:t>selected images from each class. The training batches contain the remaining images in random order, but some training batches may contain more images from one class than another. Between them, the training batches contain exactly 5000 images from each class</w:t>
      </w:r>
      <w:r w:rsidR="00CB2ACF">
        <w:rPr>
          <w:rFonts w:ascii="Times New Roman" w:hAnsi="Times New Roman"/>
          <w:sz w:val="28"/>
          <w:szCs w:val="28"/>
        </w:rPr>
        <w:t>.</w:t>
      </w:r>
    </w:p>
    <w:p w14:paraId="6966B8F3" w14:textId="051CBF9E" w:rsidR="00122A37" w:rsidRPr="00CA2B5E" w:rsidRDefault="00AC6070" w:rsidP="00CB31B9">
      <w:pPr>
        <w:spacing w:line="360" w:lineRule="auto"/>
        <w:rPr>
          <w:rFonts w:ascii="Times New Roman" w:hAnsi="Times New Roman"/>
          <w:sz w:val="28"/>
          <w:szCs w:val="28"/>
        </w:rPr>
      </w:pPr>
      <w:r>
        <w:rPr>
          <w:rFonts w:ascii="Times New Roman" w:hAnsi="Times New Roman"/>
          <w:sz w:val="28"/>
          <w:szCs w:val="28"/>
        </w:rPr>
        <w:t>Here is some</w:t>
      </w:r>
      <w:r w:rsidR="00BD13D1">
        <w:rPr>
          <w:rFonts w:ascii="Times New Roman" w:hAnsi="Times New Roman"/>
          <w:sz w:val="28"/>
          <w:szCs w:val="28"/>
        </w:rPr>
        <w:t xml:space="preserve"> data information</w:t>
      </w:r>
      <w:r>
        <w:rPr>
          <w:rFonts w:ascii="Times New Roman" w:hAnsi="Times New Roman"/>
          <w:sz w:val="28"/>
          <w:szCs w:val="28"/>
        </w:rPr>
        <w:t xml:space="preserve"> in this project</w:t>
      </w:r>
      <w:r w:rsidR="00122A37">
        <w:rPr>
          <w:rFonts w:ascii="Times New Roman" w:hAnsi="Times New Roman"/>
          <w:sz w:val="28"/>
          <w:szCs w:val="28"/>
        </w:rPr>
        <w:t>:</w:t>
      </w:r>
    </w:p>
    <w:p w14:paraId="57486CA1" w14:textId="2045CB9D" w:rsidR="000846D4" w:rsidRPr="000C358F" w:rsidRDefault="00CA2B5E" w:rsidP="00CB31B9">
      <w:pPr>
        <w:spacing w:line="276" w:lineRule="auto"/>
        <w:rPr>
          <w:rFonts w:ascii="Times New Roman" w:hAnsi="Times New Roman"/>
        </w:rPr>
      </w:pPr>
      <w:r w:rsidRPr="000C358F">
        <w:rPr>
          <w:rFonts w:ascii="Times New Roman" w:hAnsi="Times New Roman"/>
        </w:rPr>
        <w:t xml:space="preserve">1. </w:t>
      </w:r>
      <w:r w:rsidR="00AC6070" w:rsidRPr="000C358F">
        <w:rPr>
          <w:rFonts w:ascii="Times New Roman" w:hAnsi="Times New Roman"/>
        </w:rPr>
        <w:t>Training/Testing D</w:t>
      </w:r>
      <w:r w:rsidR="00122A37" w:rsidRPr="000C358F">
        <w:rPr>
          <w:rFonts w:ascii="Times New Roman" w:hAnsi="Times New Roman"/>
        </w:rPr>
        <w:t>ata: There are 50000 training images and 10000 test images.</w:t>
      </w:r>
    </w:p>
    <w:p w14:paraId="107C356E" w14:textId="30A11B88" w:rsidR="000846D4" w:rsidRPr="000C358F" w:rsidRDefault="00CA2B5E" w:rsidP="00CA2B5E">
      <w:pPr>
        <w:rPr>
          <w:rFonts w:ascii="Times New Roman" w:hAnsi="Times New Roman"/>
        </w:rPr>
      </w:pPr>
      <w:r w:rsidRPr="000C358F">
        <w:rPr>
          <w:rFonts w:ascii="Times New Roman" w:hAnsi="Times New Roman"/>
        </w:rPr>
        <w:t xml:space="preserve">2. </w:t>
      </w:r>
      <w:r w:rsidR="00DD03DF" w:rsidRPr="000C358F">
        <w:rPr>
          <w:rFonts w:ascii="Times New Roman" w:hAnsi="Times New Roman"/>
        </w:rPr>
        <w:t>T</w:t>
      </w:r>
      <w:r w:rsidR="00C32228" w:rsidRPr="000C358F">
        <w:rPr>
          <w:rFonts w:ascii="Times New Roman" w:hAnsi="Times New Roman"/>
        </w:rPr>
        <w:t>he Label C</w:t>
      </w:r>
      <w:r w:rsidR="000E7680" w:rsidRPr="000C358F">
        <w:rPr>
          <w:rFonts w:ascii="Times New Roman" w:hAnsi="Times New Roman"/>
        </w:rPr>
        <w:t>lasses</w:t>
      </w:r>
      <w:r w:rsidR="00DD03DF" w:rsidRPr="000C358F">
        <w:rPr>
          <w:rFonts w:ascii="Times New Roman" w:hAnsi="Times New Roman"/>
        </w:rPr>
        <w:t>:</w:t>
      </w:r>
      <w:r w:rsidR="00160286" w:rsidRPr="000C358F">
        <w:rPr>
          <w:rFonts w:ascii="Times New Roman" w:hAnsi="Times New Roman"/>
        </w:rPr>
        <w:t xml:space="preserve"> </w:t>
      </w:r>
      <w:r w:rsidR="00DD03DF" w:rsidRPr="000C358F">
        <w:rPr>
          <w:rFonts w:ascii="Times New Roman" w:hAnsi="Times New Roman"/>
        </w:rPr>
        <w:t>airplane</w:t>
      </w:r>
      <w:r w:rsidR="000E7680" w:rsidRPr="000C358F">
        <w:rPr>
          <w:rFonts w:ascii="Times New Roman" w:hAnsi="Times New Roman"/>
        </w:rPr>
        <w:t>,</w:t>
      </w:r>
      <w:r w:rsidR="00DD03DF" w:rsidRPr="000C358F">
        <w:rPr>
          <w:rFonts w:ascii="Times New Roman" w:hAnsi="Times New Roman"/>
        </w:rPr>
        <w:t> automobile</w:t>
      </w:r>
      <w:r w:rsidR="000E7680" w:rsidRPr="000C358F">
        <w:rPr>
          <w:rFonts w:ascii="Times New Roman" w:hAnsi="Times New Roman"/>
        </w:rPr>
        <w:t>,</w:t>
      </w:r>
      <w:r w:rsidR="00DD03DF" w:rsidRPr="000C358F">
        <w:rPr>
          <w:rFonts w:ascii="Times New Roman" w:hAnsi="Times New Roman"/>
        </w:rPr>
        <w:t> bird</w:t>
      </w:r>
      <w:r w:rsidR="000E7680" w:rsidRPr="000C358F">
        <w:rPr>
          <w:rFonts w:ascii="Times New Roman" w:hAnsi="Times New Roman"/>
        </w:rPr>
        <w:t>,</w:t>
      </w:r>
      <w:r w:rsidR="00DD03DF" w:rsidRPr="000C358F">
        <w:rPr>
          <w:rFonts w:ascii="Times New Roman" w:hAnsi="Times New Roman"/>
        </w:rPr>
        <w:t> cat</w:t>
      </w:r>
      <w:r w:rsidR="000E7680" w:rsidRPr="000C358F">
        <w:rPr>
          <w:rFonts w:ascii="Times New Roman" w:hAnsi="Times New Roman"/>
        </w:rPr>
        <w:t>,</w:t>
      </w:r>
      <w:r w:rsidR="00DD03DF" w:rsidRPr="000C358F">
        <w:rPr>
          <w:rFonts w:ascii="Times New Roman" w:hAnsi="Times New Roman"/>
        </w:rPr>
        <w:t> deer</w:t>
      </w:r>
      <w:r w:rsidR="000E7680" w:rsidRPr="000C358F">
        <w:rPr>
          <w:rFonts w:ascii="Times New Roman" w:hAnsi="Times New Roman"/>
        </w:rPr>
        <w:t>,</w:t>
      </w:r>
      <w:r w:rsidR="00DD03DF" w:rsidRPr="000C358F">
        <w:rPr>
          <w:rFonts w:ascii="Times New Roman" w:hAnsi="Times New Roman"/>
        </w:rPr>
        <w:t> dog</w:t>
      </w:r>
      <w:r w:rsidR="000E7680" w:rsidRPr="000C358F">
        <w:rPr>
          <w:rFonts w:ascii="Times New Roman" w:hAnsi="Times New Roman"/>
        </w:rPr>
        <w:t>,</w:t>
      </w:r>
      <w:r w:rsidR="00DD03DF" w:rsidRPr="000C358F">
        <w:rPr>
          <w:rFonts w:ascii="Times New Roman" w:hAnsi="Times New Roman"/>
        </w:rPr>
        <w:t> frog</w:t>
      </w:r>
      <w:r w:rsidR="000E7680" w:rsidRPr="000C358F">
        <w:rPr>
          <w:rFonts w:ascii="Times New Roman" w:hAnsi="Times New Roman"/>
        </w:rPr>
        <w:t>,</w:t>
      </w:r>
      <w:r w:rsidR="00DD03DF" w:rsidRPr="000C358F">
        <w:rPr>
          <w:rFonts w:ascii="Times New Roman" w:hAnsi="Times New Roman"/>
        </w:rPr>
        <w:t> horse</w:t>
      </w:r>
      <w:r w:rsidR="000E7680" w:rsidRPr="000C358F">
        <w:rPr>
          <w:rFonts w:ascii="Times New Roman" w:hAnsi="Times New Roman"/>
        </w:rPr>
        <w:t>,</w:t>
      </w:r>
      <w:r w:rsidR="00DD03DF" w:rsidRPr="000C358F">
        <w:rPr>
          <w:rFonts w:ascii="Times New Roman" w:hAnsi="Times New Roman"/>
        </w:rPr>
        <w:t> ship</w:t>
      </w:r>
      <w:r w:rsidR="000E7680" w:rsidRPr="000C358F">
        <w:rPr>
          <w:rFonts w:ascii="Times New Roman" w:hAnsi="Times New Roman"/>
        </w:rPr>
        <w:t>,</w:t>
      </w:r>
      <w:r w:rsidR="00DD03DF" w:rsidRPr="000C358F">
        <w:rPr>
          <w:rFonts w:ascii="Times New Roman" w:hAnsi="Times New Roman"/>
        </w:rPr>
        <w:t> </w:t>
      </w:r>
      <w:r w:rsidR="00160286" w:rsidRPr="000C358F">
        <w:rPr>
          <w:rFonts w:ascii="Times New Roman" w:hAnsi="Times New Roman"/>
        </w:rPr>
        <w:t xml:space="preserve">and </w:t>
      </w:r>
      <w:r w:rsidR="00DD03DF" w:rsidRPr="000C358F">
        <w:rPr>
          <w:rFonts w:ascii="Times New Roman" w:hAnsi="Times New Roman"/>
        </w:rPr>
        <w:t>truck</w:t>
      </w:r>
      <w:r w:rsidR="00B532CB" w:rsidRPr="000C358F">
        <w:rPr>
          <w:rFonts w:ascii="Times New Roman" w:hAnsi="Times New Roman"/>
        </w:rPr>
        <w:t>.</w:t>
      </w:r>
      <w:r w:rsidR="000846D4" w:rsidRPr="000C358F">
        <w:rPr>
          <w:rFonts w:ascii="Times New Roman" w:hAnsi="Times New Roman"/>
        </w:rPr>
        <w:t xml:space="preserve"> (</w:t>
      </w:r>
      <w:r w:rsidR="00DD03DF" w:rsidRPr="000C358F">
        <w:rPr>
          <w:rFonts w:ascii="Times New Roman" w:hAnsi="Times New Roman"/>
        </w:rPr>
        <w:t xml:space="preserve">The classes are completely mutually exclusive. There is no overlap between automobiles and trucks. "Automobile" includes sedans, SUVs, </w:t>
      </w:r>
      <w:r w:rsidR="000846D4" w:rsidRPr="000C358F">
        <w:rPr>
          <w:rFonts w:ascii="Times New Roman" w:hAnsi="Times New Roman"/>
        </w:rPr>
        <w:t xml:space="preserve">and </w:t>
      </w:r>
      <w:r w:rsidR="00DD03DF" w:rsidRPr="000C358F">
        <w:rPr>
          <w:rFonts w:ascii="Times New Roman" w:hAnsi="Times New Roman"/>
        </w:rPr>
        <w:t>things of that sort. "Truck" includes only big trucks. Neither includes pickup trucks.</w:t>
      </w:r>
      <w:r w:rsidR="000846D4" w:rsidRPr="000C358F">
        <w:rPr>
          <w:rFonts w:ascii="Times New Roman" w:hAnsi="Times New Roman"/>
        </w:rPr>
        <w:t>)</w:t>
      </w:r>
    </w:p>
    <w:p w14:paraId="081A87BE" w14:textId="269D53B3" w:rsidR="000846D4" w:rsidRPr="000C358F" w:rsidRDefault="00CA2B5E" w:rsidP="00CB31B9">
      <w:pPr>
        <w:spacing w:line="276" w:lineRule="auto"/>
        <w:rPr>
          <w:rFonts w:ascii="Times New Roman" w:hAnsi="Times New Roman"/>
        </w:rPr>
      </w:pPr>
      <w:r w:rsidRPr="000C358F">
        <w:rPr>
          <w:rFonts w:ascii="Times New Roman" w:hAnsi="Times New Roman"/>
        </w:rPr>
        <w:t xml:space="preserve">3. </w:t>
      </w:r>
      <w:r w:rsidR="003D1AA3" w:rsidRPr="000C358F">
        <w:rPr>
          <w:rFonts w:ascii="Times New Roman" w:hAnsi="Times New Roman"/>
        </w:rPr>
        <w:t xml:space="preserve">Dimension </w:t>
      </w:r>
      <w:r w:rsidR="00AC6070" w:rsidRPr="000C358F">
        <w:rPr>
          <w:rFonts w:ascii="Times New Roman" w:hAnsi="Times New Roman"/>
        </w:rPr>
        <w:t>of the I</w:t>
      </w:r>
      <w:r w:rsidR="00122A37" w:rsidRPr="000C358F">
        <w:rPr>
          <w:rFonts w:ascii="Times New Roman" w:hAnsi="Times New Roman"/>
        </w:rPr>
        <w:t>nputs: 32</w:t>
      </w:r>
      <w:r w:rsidR="00BD13D1" w:rsidRPr="000C358F">
        <w:rPr>
          <w:rFonts w:ascii="Times New Roman" w:hAnsi="Times New Roman"/>
        </w:rPr>
        <w:t>*</w:t>
      </w:r>
      <w:r w:rsidR="00122A37" w:rsidRPr="000C358F">
        <w:rPr>
          <w:rFonts w:ascii="Times New Roman" w:hAnsi="Times New Roman"/>
          <w:iCs/>
        </w:rPr>
        <w:t>32</w:t>
      </w:r>
      <w:r w:rsidR="00BD13D1" w:rsidRPr="000C358F">
        <w:rPr>
          <w:rFonts w:ascii="Times New Roman" w:hAnsi="Times New Roman"/>
          <w:iCs/>
        </w:rPr>
        <w:t>*</w:t>
      </w:r>
      <w:r w:rsidR="00122A37" w:rsidRPr="000C358F">
        <w:rPr>
          <w:rFonts w:ascii="Times New Roman" w:hAnsi="Times New Roman"/>
        </w:rPr>
        <w:t>3</w:t>
      </w:r>
      <w:r w:rsidR="00135A43" w:rsidRPr="000C358F">
        <w:rPr>
          <w:rFonts w:ascii="Times New Roman" w:hAnsi="Times New Roman"/>
        </w:rPr>
        <w:t xml:space="preserve"> (pixel height*width*number of color channels)</w:t>
      </w:r>
    </w:p>
    <w:p w14:paraId="11F196F3" w14:textId="250AF618" w:rsidR="008E2217" w:rsidRPr="000C358F" w:rsidRDefault="00CA2B5E" w:rsidP="00CB31B9">
      <w:pPr>
        <w:spacing w:line="276" w:lineRule="auto"/>
        <w:rPr>
          <w:rFonts w:ascii="Times New Roman" w:hAnsi="Times New Roman"/>
        </w:rPr>
      </w:pPr>
      <w:r w:rsidRPr="000C358F">
        <w:rPr>
          <w:rFonts w:ascii="Times New Roman" w:hAnsi="Times New Roman"/>
        </w:rPr>
        <w:t xml:space="preserve">4. </w:t>
      </w:r>
      <w:r w:rsidR="003D1AA3" w:rsidRPr="000C358F">
        <w:rPr>
          <w:rFonts w:ascii="Times New Roman" w:hAnsi="Times New Roman"/>
        </w:rPr>
        <w:t>Dimension</w:t>
      </w:r>
      <w:r w:rsidR="00AC6070" w:rsidRPr="000C358F">
        <w:rPr>
          <w:rFonts w:ascii="Times New Roman" w:hAnsi="Times New Roman"/>
        </w:rPr>
        <w:t xml:space="preserve"> of the O</w:t>
      </w:r>
      <w:r w:rsidR="00122A37" w:rsidRPr="000C358F">
        <w:rPr>
          <w:rFonts w:ascii="Times New Roman" w:hAnsi="Times New Roman"/>
        </w:rPr>
        <w:t>utputs: 1*10</w:t>
      </w:r>
    </w:p>
    <w:p w14:paraId="3B9D515F" w14:textId="308FAF37" w:rsidR="00CA2B5E" w:rsidRDefault="00CA2B5E" w:rsidP="00CB31B9">
      <w:pPr>
        <w:spacing w:line="276" w:lineRule="auto"/>
        <w:rPr>
          <w:rFonts w:ascii="Times New Roman" w:hAnsi="Times New Roman"/>
        </w:rPr>
      </w:pPr>
      <w:r w:rsidRPr="000C358F">
        <w:rPr>
          <w:rFonts w:ascii="Times New Roman" w:hAnsi="Times New Roman"/>
        </w:rPr>
        <w:t xml:space="preserve">5. </w:t>
      </w:r>
      <w:r w:rsidR="00C32228" w:rsidRPr="000C358F">
        <w:rPr>
          <w:rFonts w:ascii="Times New Roman" w:hAnsi="Times New Roman"/>
        </w:rPr>
        <w:t>Sa</w:t>
      </w:r>
      <w:r w:rsidR="00AC6070" w:rsidRPr="000C358F">
        <w:rPr>
          <w:rFonts w:ascii="Times New Roman" w:hAnsi="Times New Roman"/>
        </w:rPr>
        <w:t>mpl</w:t>
      </w:r>
      <w:r w:rsidRPr="000C358F">
        <w:rPr>
          <w:rFonts w:ascii="Times New Roman" w:hAnsi="Times New Roman"/>
        </w:rPr>
        <w:t xml:space="preserve">e </w:t>
      </w:r>
      <w:r w:rsidR="00AC6070" w:rsidRPr="000C358F">
        <w:rPr>
          <w:rFonts w:ascii="Times New Roman" w:hAnsi="Times New Roman"/>
        </w:rPr>
        <w:t>Images:</w:t>
      </w:r>
      <w:r w:rsidR="00AC6070">
        <w:rPr>
          <w:rFonts w:ascii="Times New Roman" w:hAnsi="Times New Roman"/>
        </w:rPr>
        <w:t xml:space="preserve"> </w:t>
      </w:r>
    </w:p>
    <w:p w14:paraId="5903CECE" w14:textId="02219C2B" w:rsidR="00CA2B5E" w:rsidRDefault="00BF2A39" w:rsidP="00CA2B5E">
      <w:pPr>
        <w:spacing w:line="360" w:lineRule="auto"/>
        <w:rPr>
          <w:rFonts w:ascii="Times New Roman" w:hAnsi="Times New Roman"/>
        </w:rPr>
      </w:pPr>
      <w:r>
        <w:rPr>
          <w:rFonts w:ascii="Helvetica" w:hAnsi="Helvetica" w:cs="Helvetica"/>
          <w:noProof/>
          <w:kern w:val="0"/>
        </w:rPr>
        <w:drawing>
          <wp:inline distT="0" distB="0" distL="0" distR="0" wp14:anchorId="76129315" wp14:editId="609A7E76">
            <wp:extent cx="5255394" cy="4648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5394" cy="4648835"/>
                    </a:xfrm>
                    <a:prstGeom prst="rect">
                      <a:avLst/>
                    </a:prstGeom>
                    <a:noFill/>
                    <a:ln>
                      <a:noFill/>
                    </a:ln>
                  </pic:spPr>
                </pic:pic>
              </a:graphicData>
            </a:graphic>
          </wp:inline>
        </w:drawing>
      </w:r>
    </w:p>
    <w:p w14:paraId="6ECB4BA6" w14:textId="272300E9" w:rsidR="00CA2B5E" w:rsidRDefault="00CA2B5E" w:rsidP="00054F68">
      <w:pPr>
        <w:pStyle w:val="a3"/>
        <w:numPr>
          <w:ilvl w:val="0"/>
          <w:numId w:val="1"/>
        </w:numPr>
        <w:spacing w:line="360" w:lineRule="auto"/>
        <w:ind w:firstLineChars="0"/>
        <w:rPr>
          <w:rFonts w:ascii="Times New Roman" w:hAnsi="Times New Roman" w:cs="Times New Roman"/>
          <w:b/>
          <w:sz w:val="28"/>
          <w:szCs w:val="28"/>
        </w:rPr>
      </w:pPr>
      <w:r w:rsidRPr="00CA2B5E">
        <w:rPr>
          <w:rFonts w:ascii="Times New Roman" w:hAnsi="Times New Roman" w:cs="Times New Roman"/>
          <w:b/>
          <w:sz w:val="28"/>
          <w:szCs w:val="28"/>
        </w:rPr>
        <w:t>Preprocessing</w:t>
      </w:r>
    </w:p>
    <w:p w14:paraId="1ADA931D" w14:textId="6833AAE3" w:rsidR="00846384" w:rsidRDefault="00846384" w:rsidP="00054F68">
      <w:pPr>
        <w:pStyle w:val="a3"/>
        <w:numPr>
          <w:ilvl w:val="1"/>
          <w:numId w:val="1"/>
        </w:numPr>
        <w:spacing w:line="360" w:lineRule="auto"/>
        <w:ind w:firstLineChars="0"/>
        <w:rPr>
          <w:rFonts w:ascii="Times New Roman" w:hAnsi="Times New Roman" w:cs="Times New Roman"/>
          <w:b/>
          <w:sz w:val="28"/>
          <w:szCs w:val="28"/>
        </w:rPr>
      </w:pPr>
      <w:r w:rsidRPr="00846384">
        <w:rPr>
          <w:rFonts w:ascii="Times New Roman" w:hAnsi="Times New Roman" w:cs="Times New Roman"/>
          <w:b/>
          <w:sz w:val="28"/>
          <w:szCs w:val="28"/>
        </w:rPr>
        <w:t>ZCA Whitening</w:t>
      </w:r>
    </w:p>
    <w:p w14:paraId="35B984FB" w14:textId="118E380D" w:rsidR="00846384" w:rsidRDefault="006527F1" w:rsidP="00E81BD9">
      <w:pPr>
        <w:rPr>
          <w:ins w:id="0" w:author="世琪 duan" w:date="2017-12-17T14:45:00Z"/>
          <w:rFonts w:ascii="Times New Roman" w:hAnsi="Times New Roman"/>
          <w:sz w:val="28"/>
          <w:szCs w:val="28"/>
        </w:rPr>
      </w:pPr>
      <w:r>
        <w:rPr>
          <w:rFonts w:ascii="Times New Roman" w:hAnsi="Times New Roman"/>
          <w:sz w:val="28"/>
          <w:szCs w:val="28"/>
        </w:rPr>
        <w:t>The term "ZCA" has</w:t>
      </w:r>
      <w:r w:rsidRPr="006527F1">
        <w:rPr>
          <w:rFonts w:ascii="Times New Roman" w:hAnsi="Times New Roman"/>
          <w:sz w:val="28"/>
          <w:szCs w:val="28"/>
        </w:rPr>
        <w:t xml:space="preserve"> been introduced in</w:t>
      </w:r>
      <w:r>
        <w:rPr>
          <w:rFonts w:ascii="Times New Roman" w:hAnsi="Times New Roman"/>
          <w:sz w:val="28"/>
          <w:szCs w:val="28"/>
        </w:rPr>
        <w:t xml:space="preserve"> </w:t>
      </w:r>
      <w:r w:rsidR="000323F9">
        <w:rPr>
          <w:rFonts w:ascii="Times New Roman" w:hAnsi="Times New Roman"/>
          <w:sz w:val="28"/>
          <w:szCs w:val="28"/>
        </w:rPr>
        <w:t xml:space="preserve">Bell and </w:t>
      </w:r>
      <w:proofErr w:type="spellStart"/>
      <w:r w:rsidR="000323F9">
        <w:rPr>
          <w:rFonts w:ascii="Times New Roman" w:hAnsi="Times New Roman"/>
          <w:sz w:val="28"/>
          <w:szCs w:val="28"/>
        </w:rPr>
        <w:t>Sejnowski</w:t>
      </w:r>
      <w:proofErr w:type="spellEnd"/>
      <w:r w:rsidR="000323F9">
        <w:rPr>
          <w:rFonts w:ascii="Times New Roman" w:hAnsi="Times New Roman"/>
          <w:sz w:val="28"/>
          <w:szCs w:val="28"/>
        </w:rPr>
        <w:t xml:space="preserve"> (1997), </w:t>
      </w:r>
      <w:r w:rsidR="00871371" w:rsidRPr="00871371">
        <w:rPr>
          <w:rFonts w:ascii="Times New Roman" w:hAnsi="Times New Roman"/>
          <w:i/>
          <w:sz w:val="28"/>
          <w:szCs w:val="28"/>
        </w:rPr>
        <w:t>Edges are the</w:t>
      </w:r>
      <w:r w:rsidR="00871371">
        <w:rPr>
          <w:rFonts w:ascii="Times New Roman" w:hAnsi="Times New Roman"/>
          <w:i/>
          <w:sz w:val="28"/>
          <w:szCs w:val="28"/>
        </w:rPr>
        <w:t xml:space="preserve"> </w:t>
      </w:r>
      <w:r w:rsidR="00871371" w:rsidRPr="00871371">
        <w:rPr>
          <w:rFonts w:ascii="Times New Roman" w:hAnsi="Times New Roman"/>
          <w:i/>
          <w:sz w:val="28"/>
          <w:szCs w:val="28"/>
        </w:rPr>
        <w:t>'Independent Components' of Natural Scenes</w:t>
      </w:r>
      <w:r w:rsidR="000323F9">
        <w:rPr>
          <w:rFonts w:ascii="Times New Roman" w:hAnsi="Times New Roman"/>
          <w:i/>
          <w:sz w:val="28"/>
          <w:szCs w:val="28"/>
        </w:rPr>
        <w:t xml:space="preserve">, </w:t>
      </w:r>
      <w:r w:rsidR="000323F9" w:rsidRPr="000323F9">
        <w:rPr>
          <w:rFonts w:ascii="Times New Roman" w:hAnsi="Times New Roman"/>
          <w:sz w:val="28"/>
          <w:szCs w:val="28"/>
        </w:rPr>
        <w:t>in the context of independent component analysis, and stands for "zero-phase component analysis".</w:t>
      </w:r>
      <w:r w:rsidR="00652C4D">
        <w:rPr>
          <w:rFonts w:ascii="Times New Roman" w:hAnsi="Times New Roman"/>
          <w:sz w:val="28"/>
          <w:szCs w:val="28"/>
        </w:rPr>
        <w:t xml:space="preserve"> </w:t>
      </w:r>
      <w:r w:rsidR="008141EE">
        <w:rPr>
          <w:rFonts w:ascii="Times New Roman" w:hAnsi="Times New Roman"/>
          <w:sz w:val="28"/>
          <w:szCs w:val="28"/>
        </w:rPr>
        <w:t>For</w:t>
      </w:r>
      <w:r w:rsidR="00283C85">
        <w:rPr>
          <w:rFonts w:ascii="Times New Roman" w:hAnsi="Times New Roman"/>
          <w:sz w:val="28"/>
          <w:szCs w:val="28"/>
        </w:rPr>
        <w:t xml:space="preserve"> image processing,</w:t>
      </w:r>
      <w:r w:rsidR="009723CE" w:rsidRPr="009723CE">
        <w:rPr>
          <w:rFonts w:ascii="Times New Roman" w:hAnsi="Times New Roman"/>
          <w:sz w:val="28"/>
          <w:szCs w:val="28"/>
        </w:rPr>
        <w:t xml:space="preserve"> when applied to a bunch of natural images (pixels as features, each image as a data point), </w:t>
      </w:r>
      <w:r w:rsidR="004F0B90">
        <w:rPr>
          <w:rFonts w:ascii="Times New Roman" w:hAnsi="Times New Roman"/>
          <w:sz w:val="28"/>
          <w:szCs w:val="28"/>
        </w:rPr>
        <w:t>ZCA</w:t>
      </w:r>
      <w:r w:rsidR="009723CE" w:rsidRPr="009723CE">
        <w:rPr>
          <w:rFonts w:ascii="Times New Roman" w:hAnsi="Times New Roman"/>
          <w:sz w:val="28"/>
          <w:szCs w:val="28"/>
        </w:rPr>
        <w:t xml:space="preserve"> transform</w:t>
      </w:r>
      <w:r w:rsidR="004F0B90">
        <w:rPr>
          <w:rFonts w:ascii="Times New Roman" w:hAnsi="Times New Roman"/>
          <w:sz w:val="28"/>
          <w:szCs w:val="28"/>
        </w:rPr>
        <w:t>s</w:t>
      </w:r>
      <w:r w:rsidR="009723CE" w:rsidRPr="009723CE">
        <w:rPr>
          <w:rFonts w:ascii="Times New Roman" w:hAnsi="Times New Roman"/>
          <w:sz w:val="28"/>
          <w:szCs w:val="28"/>
        </w:rPr>
        <w:t xml:space="preserve"> the data </w:t>
      </w:r>
      <w:r w:rsidR="004F0B90">
        <w:rPr>
          <w:rFonts w:ascii="Times New Roman" w:hAnsi="Times New Roman"/>
          <w:sz w:val="28"/>
          <w:szCs w:val="28"/>
        </w:rPr>
        <w:t>to reduce correlation between features. Unlike PCA reducing the dimensionality of data,</w:t>
      </w:r>
      <w:r w:rsidR="004F0B90" w:rsidRPr="004F0B90">
        <w:rPr>
          <w:rFonts w:ascii="Times New Roman" w:hAnsi="Times New Roman"/>
          <w:sz w:val="28"/>
          <w:szCs w:val="28"/>
        </w:rPr>
        <w:t> </w:t>
      </w:r>
      <w:r w:rsidR="008141EE">
        <w:rPr>
          <w:rFonts w:ascii="Times New Roman" w:hAnsi="Times New Roman"/>
          <w:sz w:val="28"/>
          <w:szCs w:val="28"/>
        </w:rPr>
        <w:t>ZCA</w:t>
      </w:r>
      <w:r w:rsidR="004F0B90" w:rsidRPr="004F0B90">
        <w:rPr>
          <w:rFonts w:ascii="Times New Roman" w:hAnsi="Times New Roman"/>
          <w:sz w:val="28"/>
          <w:szCs w:val="28"/>
        </w:rPr>
        <w:t xml:space="preserve"> results in whitened data that is as close as possible to the original data (in the least squares sense).</w:t>
      </w:r>
      <w:r w:rsidR="008141EE">
        <w:rPr>
          <w:rFonts w:ascii="Times New Roman" w:hAnsi="Times New Roman"/>
          <w:sz w:val="28"/>
          <w:szCs w:val="28"/>
        </w:rPr>
        <w:t xml:space="preserve"> Due to these properties of ZCA Whitening, we used i</w:t>
      </w:r>
      <w:r w:rsidR="0003448B">
        <w:rPr>
          <w:rFonts w:ascii="Times New Roman" w:hAnsi="Times New Roman"/>
          <w:sz w:val="28"/>
          <w:szCs w:val="28"/>
        </w:rPr>
        <w:t>t to preprocess our data to improve the efficiency of our algorithms.</w:t>
      </w:r>
    </w:p>
    <w:p w14:paraId="7CC0FAA9" w14:textId="73287492" w:rsidR="008C0B41" w:rsidRDefault="008C0B41" w:rsidP="008C0B41">
      <w:pPr>
        <w:pStyle w:val="a5"/>
        <w:spacing w:before="0" w:beforeAutospacing="0" w:after="0" w:afterAutospacing="0"/>
        <w:jc w:val="both"/>
        <w:rPr>
          <w:ins w:id="1" w:author="世琪 duan" w:date="2017-12-17T14:45:00Z"/>
          <w:rFonts w:ascii="Times New Roman" w:hAnsi="Times New Roman" w:cstheme="minorBidi"/>
          <w:kern w:val="2"/>
          <w:sz w:val="28"/>
          <w:szCs w:val="28"/>
        </w:rPr>
      </w:pPr>
      <w:ins w:id="2" w:author="世琪 duan" w:date="2017-12-17T14:45:00Z">
        <w:r>
          <w:rPr>
            <w:rFonts w:ascii="Times New Roman" w:hAnsi="Times New Roman" w:cstheme="minorBidi"/>
            <w:kern w:val="2"/>
            <w:sz w:val="28"/>
            <w:szCs w:val="28"/>
          </w:rPr>
          <w:t>Sample Images After ZCA Whitening:</w:t>
        </w:r>
      </w:ins>
    </w:p>
    <w:p w14:paraId="5460E930" w14:textId="24DEA617" w:rsidR="008C0B41" w:rsidRDefault="008C0B41" w:rsidP="008C0B41">
      <w:pPr>
        <w:pStyle w:val="a5"/>
        <w:spacing w:before="0" w:beforeAutospacing="0" w:after="0" w:afterAutospacing="0"/>
        <w:jc w:val="both"/>
        <w:rPr>
          <w:ins w:id="3" w:author="世琪 duan" w:date="2017-12-17T14:45:00Z"/>
          <w:rFonts w:ascii="Times New Roman" w:hAnsi="Times New Roman" w:cstheme="minorBidi"/>
          <w:kern w:val="2"/>
          <w:sz w:val="28"/>
          <w:szCs w:val="28"/>
        </w:rPr>
      </w:pPr>
      <w:r>
        <w:rPr>
          <w:rFonts w:ascii="Times New Roman" w:hAnsi="Times New Roman" w:cstheme="minorBidi"/>
          <w:noProof/>
          <w:kern w:val="2"/>
          <w:sz w:val="28"/>
          <w:szCs w:val="28"/>
        </w:rPr>
        <w:drawing>
          <wp:inline distT="0" distB="0" distL="0" distR="0" wp14:anchorId="0C96770E" wp14:editId="7AA8DA2B">
            <wp:extent cx="5270500" cy="3732530"/>
            <wp:effectExtent l="0" t="0" r="1270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2-16 下午12.30.17.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732530"/>
                    </a:xfrm>
                    <a:prstGeom prst="rect">
                      <a:avLst/>
                    </a:prstGeom>
                  </pic:spPr>
                </pic:pic>
              </a:graphicData>
            </a:graphic>
          </wp:inline>
        </w:drawing>
      </w:r>
    </w:p>
    <w:p w14:paraId="3BDBDD2E" w14:textId="77777777" w:rsidR="008C0B41" w:rsidRPr="00E81BD9" w:rsidRDefault="008C0B41" w:rsidP="00E81BD9">
      <w:pPr>
        <w:rPr>
          <w:rFonts w:ascii="Times New Roman" w:hAnsi="Times New Roman"/>
          <w:sz w:val="28"/>
          <w:szCs w:val="28"/>
        </w:rPr>
      </w:pPr>
    </w:p>
    <w:p w14:paraId="66180540" w14:textId="2ABD2823" w:rsidR="00846384" w:rsidRPr="00846384" w:rsidRDefault="00846384" w:rsidP="00054F68">
      <w:pPr>
        <w:pStyle w:val="a3"/>
        <w:numPr>
          <w:ilvl w:val="1"/>
          <w:numId w:val="1"/>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t>Data Augmentation</w:t>
      </w:r>
    </w:p>
    <w:p w14:paraId="10EA9E0A" w14:textId="45F6BC95" w:rsidR="00A20B86" w:rsidRDefault="00351BEF" w:rsidP="00A20B86">
      <w:pPr>
        <w:pStyle w:val="a5"/>
        <w:spacing w:before="0" w:beforeAutospacing="0" w:after="0" w:afterAutospacing="0"/>
        <w:jc w:val="both"/>
        <w:rPr>
          <w:rFonts w:ascii="Times New Roman" w:hAnsi="Times New Roman" w:cstheme="minorBidi"/>
          <w:kern w:val="2"/>
          <w:sz w:val="28"/>
          <w:szCs w:val="28"/>
        </w:rPr>
      </w:pPr>
      <w:r w:rsidRPr="00A20B86">
        <w:rPr>
          <w:rFonts w:ascii="Times New Roman" w:hAnsi="Times New Roman" w:cstheme="minorBidi"/>
          <w:kern w:val="2"/>
          <w:sz w:val="28"/>
          <w:szCs w:val="28"/>
        </w:rPr>
        <w:t xml:space="preserve">Besides </w:t>
      </w:r>
      <w:r w:rsidR="00A20B86">
        <w:rPr>
          <w:rFonts w:ascii="Times New Roman" w:hAnsi="Times New Roman" w:cstheme="minorBidi"/>
          <w:kern w:val="2"/>
          <w:sz w:val="28"/>
          <w:szCs w:val="28"/>
        </w:rPr>
        <w:t>ZCA Whitening, we also applied Data A</w:t>
      </w:r>
      <w:r w:rsidRPr="00A20B86">
        <w:rPr>
          <w:rFonts w:ascii="Times New Roman" w:hAnsi="Times New Roman" w:cstheme="minorBidi"/>
          <w:kern w:val="2"/>
          <w:sz w:val="28"/>
          <w:szCs w:val="28"/>
        </w:rPr>
        <w:t xml:space="preserve">ugmentation on the image data. </w:t>
      </w:r>
      <w:r w:rsidR="00A20B86">
        <w:rPr>
          <w:rFonts w:ascii="Times New Roman" w:hAnsi="Times New Roman" w:cstheme="minorBidi"/>
          <w:kern w:val="2"/>
          <w:sz w:val="28"/>
          <w:szCs w:val="28"/>
        </w:rPr>
        <w:t>In this step, t</w:t>
      </w:r>
      <w:r w:rsidR="00A20B86" w:rsidRPr="00A20B86">
        <w:rPr>
          <w:rFonts w:ascii="Times New Roman" w:hAnsi="Times New Roman" w:cstheme="minorBidi"/>
          <w:kern w:val="2"/>
          <w:sz w:val="28"/>
          <w:szCs w:val="28"/>
        </w:rPr>
        <w:t>he pre-processing is different for training an</w:t>
      </w:r>
      <w:r w:rsidR="00A20B86">
        <w:rPr>
          <w:rFonts w:ascii="Times New Roman" w:hAnsi="Times New Roman" w:cstheme="minorBidi"/>
          <w:kern w:val="2"/>
          <w:sz w:val="28"/>
          <w:szCs w:val="28"/>
        </w:rPr>
        <w:t xml:space="preserve">d testing of the neural network. </w:t>
      </w:r>
      <w:r w:rsidR="00A20B86" w:rsidRPr="00A20B86">
        <w:rPr>
          <w:rFonts w:ascii="Times New Roman" w:hAnsi="Times New Roman" w:cstheme="minorBidi"/>
          <w:kern w:val="2"/>
          <w:sz w:val="28"/>
          <w:szCs w:val="28"/>
        </w:rPr>
        <w:t>For training, the input images are randomly cropped, randomly flipped horizontally, and the hue, contrast and saturation is adjusted with random values. This artificially infla</w:t>
      </w:r>
      <w:r w:rsidR="00A20B86">
        <w:rPr>
          <w:rFonts w:ascii="Times New Roman" w:hAnsi="Times New Roman" w:cstheme="minorBidi"/>
          <w:kern w:val="2"/>
          <w:sz w:val="28"/>
          <w:szCs w:val="28"/>
        </w:rPr>
        <w:t xml:space="preserve">tes the size of the training </w:t>
      </w:r>
      <w:r w:rsidR="00A20B86" w:rsidRPr="00A20B86">
        <w:rPr>
          <w:rFonts w:ascii="Times New Roman" w:hAnsi="Times New Roman" w:cstheme="minorBidi"/>
          <w:kern w:val="2"/>
          <w:sz w:val="28"/>
          <w:szCs w:val="28"/>
        </w:rPr>
        <w:t>set by creating random variations of the original input images. Examples of distorted images are shown further below.</w:t>
      </w:r>
      <w:r w:rsidR="00A20B86">
        <w:rPr>
          <w:rFonts w:ascii="Times New Roman" w:hAnsi="Times New Roman" w:cstheme="minorBidi"/>
          <w:kern w:val="2"/>
          <w:sz w:val="28"/>
          <w:szCs w:val="28"/>
        </w:rPr>
        <w:t xml:space="preserve"> </w:t>
      </w:r>
      <w:r w:rsidR="00A20B86" w:rsidRPr="00A20B86">
        <w:rPr>
          <w:rFonts w:ascii="Times New Roman" w:hAnsi="Times New Roman" w:cstheme="minorBidi"/>
          <w:kern w:val="2"/>
          <w:sz w:val="28"/>
          <w:szCs w:val="28"/>
        </w:rPr>
        <w:t>For testing, the input ima</w:t>
      </w:r>
      <w:r w:rsidR="00A20B86">
        <w:rPr>
          <w:rFonts w:ascii="Times New Roman" w:hAnsi="Times New Roman" w:cstheme="minorBidi"/>
          <w:kern w:val="2"/>
          <w:sz w:val="28"/>
          <w:szCs w:val="28"/>
        </w:rPr>
        <w:t>ges are cropped around the cent</w:t>
      </w:r>
      <w:r w:rsidR="00A20B86" w:rsidRPr="00A20B86">
        <w:rPr>
          <w:rFonts w:ascii="Times New Roman" w:hAnsi="Times New Roman" w:cstheme="minorBidi"/>
          <w:kern w:val="2"/>
          <w:sz w:val="28"/>
          <w:szCs w:val="28"/>
        </w:rPr>
        <w:t>e</w:t>
      </w:r>
      <w:r w:rsidR="00A20B86">
        <w:rPr>
          <w:rFonts w:ascii="Times New Roman" w:hAnsi="Times New Roman" w:cstheme="minorBidi"/>
          <w:kern w:val="2"/>
          <w:sz w:val="28"/>
          <w:szCs w:val="28"/>
        </w:rPr>
        <w:t>r</w:t>
      </w:r>
      <w:r w:rsidR="00A20B86" w:rsidRPr="00A20B86">
        <w:rPr>
          <w:rFonts w:ascii="Times New Roman" w:hAnsi="Times New Roman" w:cstheme="minorBidi"/>
          <w:kern w:val="2"/>
          <w:sz w:val="28"/>
          <w:szCs w:val="28"/>
        </w:rPr>
        <w:t xml:space="preserve"> and nothing else is adjusted.</w:t>
      </w:r>
      <w:r w:rsidR="00A20B86">
        <w:rPr>
          <w:rFonts w:ascii="Times New Roman" w:hAnsi="Times New Roman" w:cstheme="minorBidi"/>
          <w:kern w:val="2"/>
          <w:sz w:val="28"/>
          <w:szCs w:val="28"/>
        </w:rPr>
        <w:t xml:space="preserve"> After Data Augmentation, </w:t>
      </w:r>
      <w:r w:rsidR="00F5512A">
        <w:rPr>
          <w:rFonts w:ascii="Times New Roman" w:hAnsi="Times New Roman" w:cstheme="minorBidi"/>
          <w:kern w:val="2"/>
          <w:sz w:val="28"/>
          <w:szCs w:val="28"/>
        </w:rPr>
        <w:t>t</w:t>
      </w:r>
      <w:r w:rsidR="00D43B83">
        <w:rPr>
          <w:rFonts w:ascii="Times New Roman" w:hAnsi="Times New Roman" w:cstheme="minorBidi"/>
          <w:kern w:val="2"/>
          <w:sz w:val="28"/>
          <w:szCs w:val="28"/>
        </w:rPr>
        <w:t>he dimension of data becomes 24</w:t>
      </w:r>
      <w:r w:rsidR="00D43B83">
        <w:rPr>
          <w:rFonts w:ascii="Times New Roman" w:hAnsi="Times New Roman" w:cstheme="minorBidi" w:hint="eastAsia"/>
          <w:kern w:val="2"/>
          <w:sz w:val="28"/>
          <w:szCs w:val="28"/>
        </w:rPr>
        <w:t>x</w:t>
      </w:r>
      <w:r w:rsidR="00D43B83">
        <w:rPr>
          <w:rFonts w:ascii="Times New Roman" w:hAnsi="Times New Roman" w:cstheme="minorBidi"/>
          <w:kern w:val="2"/>
          <w:sz w:val="28"/>
          <w:szCs w:val="28"/>
        </w:rPr>
        <w:t>24</w:t>
      </w:r>
      <w:r w:rsidR="00D43B83">
        <w:rPr>
          <w:rFonts w:ascii="Times New Roman" w:hAnsi="Times New Roman" w:cstheme="minorBidi" w:hint="eastAsia"/>
          <w:kern w:val="2"/>
          <w:sz w:val="28"/>
          <w:szCs w:val="28"/>
        </w:rPr>
        <w:t>x</w:t>
      </w:r>
      <w:r w:rsidR="00F5512A">
        <w:rPr>
          <w:rFonts w:ascii="Times New Roman" w:hAnsi="Times New Roman" w:cstheme="minorBidi"/>
          <w:kern w:val="2"/>
          <w:sz w:val="28"/>
          <w:szCs w:val="28"/>
        </w:rPr>
        <w:t>3.</w:t>
      </w:r>
    </w:p>
    <w:p w14:paraId="2C605719" w14:textId="348728EB" w:rsidR="00106E71" w:rsidRDefault="00770F71" w:rsidP="00A20B86">
      <w:pPr>
        <w:pStyle w:val="a5"/>
        <w:spacing w:before="0" w:beforeAutospacing="0" w:after="0" w:afterAutospacing="0"/>
        <w:jc w:val="both"/>
        <w:rPr>
          <w:rFonts w:ascii="Times New Roman" w:hAnsi="Times New Roman" w:cstheme="minorBidi"/>
          <w:kern w:val="2"/>
          <w:sz w:val="28"/>
          <w:szCs w:val="28"/>
        </w:rPr>
      </w:pPr>
      <w:r>
        <w:rPr>
          <w:rFonts w:ascii="Times New Roman" w:hAnsi="Times New Roman" w:cstheme="minorBidi"/>
          <w:kern w:val="2"/>
          <w:sz w:val="28"/>
          <w:szCs w:val="28"/>
        </w:rPr>
        <w:t xml:space="preserve">Sample Images After </w:t>
      </w:r>
      <w:r w:rsidRPr="00AD36B8">
        <w:rPr>
          <w:rFonts w:ascii="Times New Roman" w:hAnsi="Times New Roman" w:cstheme="minorBidi"/>
          <w:color w:val="0000FF"/>
          <w:kern w:val="2"/>
          <w:sz w:val="28"/>
          <w:szCs w:val="28"/>
        </w:rPr>
        <w:t>Preprocessing</w:t>
      </w:r>
      <w:r>
        <w:rPr>
          <w:rFonts w:ascii="Times New Roman" w:hAnsi="Times New Roman" w:cstheme="minorBidi"/>
          <w:kern w:val="2"/>
          <w:sz w:val="28"/>
          <w:szCs w:val="28"/>
        </w:rPr>
        <w:t>:</w:t>
      </w:r>
    </w:p>
    <w:p w14:paraId="08221EC3" w14:textId="3BF4C051" w:rsidR="00CA2B5E" w:rsidRPr="00B70069" w:rsidRDefault="00CA2B5E" w:rsidP="00B70069">
      <w:pPr>
        <w:pStyle w:val="a5"/>
        <w:spacing w:before="0" w:beforeAutospacing="0" w:after="0" w:afterAutospacing="0"/>
        <w:jc w:val="both"/>
        <w:rPr>
          <w:rFonts w:ascii="Times New Roman" w:hAnsi="Times New Roman" w:cstheme="minorBidi"/>
          <w:kern w:val="2"/>
          <w:sz w:val="28"/>
          <w:szCs w:val="28"/>
        </w:rPr>
      </w:pPr>
    </w:p>
    <w:p w14:paraId="6C960549" w14:textId="5255A9D2" w:rsidR="00701374" w:rsidRDefault="00701374" w:rsidP="00701374">
      <w:pPr>
        <w:pStyle w:val="a3"/>
        <w:numPr>
          <w:ilvl w:val="0"/>
          <w:numId w:val="1"/>
        </w:numPr>
        <w:spacing w:line="360" w:lineRule="auto"/>
        <w:ind w:firstLineChars="0"/>
        <w:rPr>
          <w:rFonts w:ascii="Times New Roman" w:hAnsi="Times New Roman"/>
          <w:b/>
          <w:sz w:val="28"/>
          <w:szCs w:val="28"/>
        </w:rPr>
      </w:pPr>
      <w:r>
        <w:rPr>
          <w:rFonts w:ascii="Times New Roman" w:hAnsi="Times New Roman"/>
          <w:b/>
          <w:sz w:val="28"/>
          <w:szCs w:val="28"/>
        </w:rPr>
        <w:t>Methods</w:t>
      </w:r>
    </w:p>
    <w:p w14:paraId="3526234B" w14:textId="06B8C532" w:rsidR="00F41B06" w:rsidRDefault="00F41B06" w:rsidP="00701374">
      <w:pPr>
        <w:pStyle w:val="a3"/>
        <w:numPr>
          <w:ilvl w:val="1"/>
          <w:numId w:val="1"/>
        </w:numPr>
        <w:spacing w:line="360" w:lineRule="auto"/>
        <w:ind w:firstLineChars="0"/>
        <w:rPr>
          <w:rFonts w:ascii="Times New Roman" w:hAnsi="Times New Roman"/>
          <w:b/>
          <w:sz w:val="28"/>
          <w:szCs w:val="28"/>
        </w:rPr>
      </w:pPr>
      <w:r w:rsidRPr="00701374">
        <w:rPr>
          <w:rFonts w:ascii="Times New Roman" w:hAnsi="Times New Roman"/>
          <w:b/>
          <w:sz w:val="28"/>
          <w:szCs w:val="28"/>
        </w:rPr>
        <w:t>CNN (Convolutional Neural Networks)</w:t>
      </w:r>
    </w:p>
    <w:p w14:paraId="7DC19585" w14:textId="77777777" w:rsidR="008D70DD" w:rsidRDefault="006D0333" w:rsidP="00AF0358">
      <w:pPr>
        <w:rPr>
          <w:ins w:id="4" w:author="世琪 duan" w:date="2017-12-17T22:28:00Z"/>
          <w:rFonts w:ascii="Times New Roman" w:hAnsi="Times New Roman"/>
          <w:sz w:val="28"/>
          <w:szCs w:val="28"/>
        </w:rPr>
      </w:pPr>
      <w:ins w:id="5" w:author="世琪 duan" w:date="2017-12-17T18:00:00Z">
        <w:r>
          <w:rPr>
            <w:rFonts w:ascii="Times New Roman" w:hAnsi="Times New Roman"/>
            <w:sz w:val="28"/>
            <w:szCs w:val="28"/>
          </w:rPr>
          <w:t>As CNNs have fewer connections and parameters compared to other neural networks with similar layer sizes, they are easier to train and cont</w:t>
        </w:r>
      </w:ins>
      <w:ins w:id="6" w:author="世琪 duan" w:date="2017-12-17T18:02:00Z">
        <w:r>
          <w:rPr>
            <w:rFonts w:ascii="Times New Roman" w:hAnsi="Times New Roman"/>
            <w:sz w:val="28"/>
            <w:szCs w:val="28"/>
          </w:rPr>
          <w:t>r</w:t>
        </w:r>
      </w:ins>
      <w:ins w:id="7" w:author="世琪 duan" w:date="2017-12-17T18:00:00Z">
        <w:r>
          <w:rPr>
            <w:rFonts w:ascii="Times New Roman" w:hAnsi="Times New Roman"/>
            <w:sz w:val="28"/>
            <w:szCs w:val="28"/>
          </w:rPr>
          <w:t>ol</w:t>
        </w:r>
      </w:ins>
      <w:ins w:id="8" w:author="世琪 duan" w:date="2017-12-17T18:02:00Z">
        <w:r>
          <w:rPr>
            <w:rFonts w:ascii="Times New Roman" w:hAnsi="Times New Roman"/>
            <w:sz w:val="28"/>
            <w:szCs w:val="28"/>
          </w:rPr>
          <w:t>. So w</w:t>
        </w:r>
      </w:ins>
      <w:commentRangeStart w:id="9"/>
      <w:del w:id="10" w:author="世琪 duan" w:date="2017-12-17T18:02:00Z">
        <w:r w:rsidR="00701374" w:rsidDel="006D0333">
          <w:rPr>
            <w:rFonts w:ascii="Times New Roman" w:hAnsi="Times New Roman"/>
            <w:sz w:val="28"/>
            <w:szCs w:val="28"/>
          </w:rPr>
          <w:delText>W</w:delText>
        </w:r>
      </w:del>
      <w:r w:rsidR="00701374">
        <w:rPr>
          <w:rFonts w:ascii="Times New Roman" w:hAnsi="Times New Roman"/>
          <w:sz w:val="28"/>
          <w:szCs w:val="28"/>
        </w:rPr>
        <w:t xml:space="preserve">e first built a </w:t>
      </w:r>
      <w:r w:rsidR="00240F82">
        <w:rPr>
          <w:rFonts w:ascii="Times New Roman" w:hAnsi="Times New Roman"/>
          <w:sz w:val="28"/>
          <w:szCs w:val="28"/>
        </w:rPr>
        <w:t xml:space="preserve">traditional </w:t>
      </w:r>
      <w:r w:rsidR="00701374">
        <w:rPr>
          <w:rFonts w:ascii="Times New Roman" w:hAnsi="Times New Roman"/>
          <w:sz w:val="28"/>
          <w:szCs w:val="28"/>
        </w:rPr>
        <w:t>CNN algorithm</w:t>
      </w:r>
      <w:r w:rsidR="00240F82">
        <w:rPr>
          <w:rFonts w:ascii="Times New Roman" w:hAnsi="Times New Roman"/>
          <w:sz w:val="28"/>
          <w:szCs w:val="28"/>
        </w:rPr>
        <w:t xml:space="preserve"> to solve the problem</w:t>
      </w:r>
      <w:r w:rsidR="00701374">
        <w:rPr>
          <w:rFonts w:ascii="Times New Roman" w:hAnsi="Times New Roman"/>
          <w:sz w:val="28"/>
          <w:szCs w:val="28"/>
        </w:rPr>
        <w:t>.</w:t>
      </w:r>
      <w:r w:rsidR="00240F82">
        <w:rPr>
          <w:rFonts w:ascii="Times New Roman" w:hAnsi="Times New Roman"/>
          <w:sz w:val="28"/>
          <w:szCs w:val="28"/>
        </w:rPr>
        <w:t xml:space="preserve"> </w:t>
      </w:r>
      <w:ins w:id="11" w:author="世琪 duan" w:date="2017-12-17T15:21:00Z">
        <w:r w:rsidR="00311CE7">
          <w:rPr>
            <w:rFonts w:ascii="Times New Roman" w:hAnsi="Times New Roman"/>
            <w:sz w:val="28"/>
            <w:szCs w:val="28"/>
          </w:rPr>
          <w:t xml:space="preserve">Our net contains five layers with weights: two Convolutional layers and three Fully Connected layers. Then the </w:t>
        </w:r>
      </w:ins>
      <w:ins w:id="12" w:author="世琪 duan" w:date="2017-12-17T15:23:00Z">
        <w:r w:rsidR="00311CE7">
          <w:rPr>
            <w:rFonts w:ascii="Times New Roman" w:hAnsi="Times New Roman"/>
            <w:sz w:val="28"/>
            <w:szCs w:val="28"/>
          </w:rPr>
          <w:t xml:space="preserve">output of the last Fully Connected layer is fed to a 10-way </w:t>
        </w:r>
        <w:proofErr w:type="spellStart"/>
        <w:proofErr w:type="gramStart"/>
        <w:r w:rsidR="00311CE7">
          <w:rPr>
            <w:rFonts w:ascii="Times New Roman" w:hAnsi="Times New Roman"/>
            <w:sz w:val="28"/>
            <w:szCs w:val="28"/>
          </w:rPr>
          <w:t>Softmax</w:t>
        </w:r>
        <w:proofErr w:type="spellEnd"/>
        <w:r w:rsidR="00311CE7">
          <w:rPr>
            <w:rFonts w:ascii="Times New Roman" w:hAnsi="Times New Roman"/>
            <w:sz w:val="28"/>
            <w:szCs w:val="28"/>
          </w:rPr>
          <w:t xml:space="preserve"> which</w:t>
        </w:r>
        <w:proofErr w:type="gramEnd"/>
        <w:r w:rsidR="00311CE7">
          <w:rPr>
            <w:rFonts w:ascii="Times New Roman" w:hAnsi="Times New Roman"/>
            <w:sz w:val="28"/>
            <w:szCs w:val="28"/>
          </w:rPr>
          <w:t xml:space="preserve"> produces a distribution over the 10 class labels.</w:t>
        </w:r>
      </w:ins>
      <w:ins w:id="13" w:author="世琪 duan" w:date="2017-12-17T15:24:00Z">
        <w:r w:rsidR="00311CE7">
          <w:rPr>
            <w:rFonts w:ascii="Times New Roman" w:hAnsi="Times New Roman"/>
            <w:sz w:val="28"/>
            <w:szCs w:val="28"/>
          </w:rPr>
          <w:t xml:space="preserve"> </w:t>
        </w:r>
      </w:ins>
    </w:p>
    <w:p w14:paraId="41C17208" w14:textId="0691FB24" w:rsidR="00AF0358" w:rsidRDefault="00AF0358" w:rsidP="00AF0358">
      <w:pPr>
        <w:rPr>
          <w:ins w:id="14" w:author="世琪 duan" w:date="2017-12-17T17:31:00Z"/>
          <w:rFonts w:ascii="Times New Roman" w:hAnsi="Times New Roman"/>
          <w:sz w:val="28"/>
          <w:szCs w:val="28"/>
        </w:rPr>
      </w:pPr>
      <w:r>
        <w:rPr>
          <w:rFonts w:ascii="Times New Roman" w:hAnsi="Times New Roman"/>
          <w:sz w:val="28"/>
          <w:szCs w:val="28"/>
        </w:rPr>
        <w:t xml:space="preserve">Here is the </w:t>
      </w:r>
      <w:ins w:id="15" w:author="世琪 duan" w:date="2017-12-17T15:24:00Z">
        <w:r w:rsidR="00311CE7">
          <w:rPr>
            <w:rFonts w:ascii="Times New Roman" w:hAnsi="Times New Roman"/>
            <w:sz w:val="28"/>
            <w:szCs w:val="28"/>
          </w:rPr>
          <w:t xml:space="preserve">detailed </w:t>
        </w:r>
      </w:ins>
      <w:r>
        <w:rPr>
          <w:rFonts w:ascii="Times New Roman" w:hAnsi="Times New Roman"/>
          <w:sz w:val="28"/>
          <w:szCs w:val="28"/>
        </w:rPr>
        <w:t>framework of layers in our CN</w:t>
      </w:r>
      <w:r w:rsidR="008D797F">
        <w:rPr>
          <w:rFonts w:ascii="Times New Roman" w:hAnsi="Times New Roman"/>
          <w:sz w:val="28"/>
          <w:szCs w:val="28"/>
        </w:rPr>
        <w:t>N in order: Convolutional Layer</w:t>
      </w:r>
      <w:r>
        <w:rPr>
          <w:rFonts w:ascii="Times New Roman" w:hAnsi="Times New Roman"/>
          <w:sz w:val="28"/>
          <w:szCs w:val="28"/>
        </w:rPr>
        <w:t>1, Batch Normalization</w:t>
      </w:r>
      <w:r w:rsidR="00792C8C">
        <w:rPr>
          <w:rFonts w:ascii="Times New Roman" w:hAnsi="Times New Roman"/>
          <w:sz w:val="28"/>
          <w:szCs w:val="28"/>
        </w:rPr>
        <w:t xml:space="preserve"> Layer</w:t>
      </w:r>
      <w:r>
        <w:rPr>
          <w:rFonts w:ascii="Times New Roman" w:hAnsi="Times New Roman"/>
          <w:sz w:val="28"/>
          <w:szCs w:val="28"/>
        </w:rPr>
        <w:t>, Max-Poo</w:t>
      </w:r>
      <w:r w:rsidR="008D797F">
        <w:rPr>
          <w:rFonts w:ascii="Times New Roman" w:hAnsi="Times New Roman"/>
          <w:sz w:val="28"/>
          <w:szCs w:val="28"/>
        </w:rPr>
        <w:t>ling Layer, Convolutional Layer</w:t>
      </w:r>
      <w:r>
        <w:rPr>
          <w:rFonts w:ascii="Times New Roman" w:hAnsi="Times New Roman"/>
          <w:sz w:val="28"/>
          <w:szCs w:val="28"/>
        </w:rPr>
        <w:t>2, Batch Normalization</w:t>
      </w:r>
      <w:r w:rsidR="00792C8C">
        <w:rPr>
          <w:rFonts w:ascii="Times New Roman" w:hAnsi="Times New Roman"/>
          <w:sz w:val="28"/>
          <w:szCs w:val="28"/>
        </w:rPr>
        <w:t xml:space="preserve"> Layer</w:t>
      </w:r>
      <w:r w:rsidR="00E65EC9">
        <w:rPr>
          <w:rFonts w:ascii="Times New Roman" w:hAnsi="Times New Roman"/>
          <w:sz w:val="28"/>
          <w:szCs w:val="28"/>
        </w:rPr>
        <w:t xml:space="preserve">, Max-Pooling Layer, Fully </w:t>
      </w:r>
      <w:r>
        <w:rPr>
          <w:rFonts w:ascii="Times New Roman" w:hAnsi="Times New Roman"/>
          <w:sz w:val="28"/>
          <w:szCs w:val="28"/>
        </w:rPr>
        <w:t>Connected Layer</w:t>
      </w:r>
      <w:r w:rsidR="00E65EC9">
        <w:rPr>
          <w:rFonts w:ascii="Times New Roman" w:hAnsi="Times New Roman"/>
          <w:sz w:val="28"/>
          <w:szCs w:val="28"/>
        </w:rPr>
        <w:t xml:space="preserve">1, Fully </w:t>
      </w:r>
      <w:r w:rsidR="008D797F">
        <w:rPr>
          <w:rFonts w:ascii="Times New Roman" w:hAnsi="Times New Roman"/>
          <w:sz w:val="28"/>
          <w:szCs w:val="28"/>
        </w:rPr>
        <w:t>Connected Layer</w:t>
      </w:r>
      <w:r>
        <w:rPr>
          <w:rFonts w:ascii="Times New Roman" w:hAnsi="Times New Roman"/>
          <w:sz w:val="28"/>
          <w:szCs w:val="28"/>
        </w:rPr>
        <w:t xml:space="preserve">2, and </w:t>
      </w:r>
      <w:proofErr w:type="spellStart"/>
      <w:r w:rsidRPr="00817D17">
        <w:rPr>
          <w:rFonts w:ascii="Times New Roman" w:hAnsi="Times New Roman"/>
          <w:sz w:val="28"/>
          <w:szCs w:val="28"/>
        </w:rPr>
        <w:t>Softmax</w:t>
      </w:r>
      <w:proofErr w:type="spellEnd"/>
      <w:r w:rsidRPr="00817D17">
        <w:rPr>
          <w:rFonts w:ascii="Times New Roman" w:hAnsi="Times New Roman"/>
          <w:sz w:val="28"/>
          <w:szCs w:val="28"/>
        </w:rPr>
        <w:t xml:space="preserve"> Layer.</w:t>
      </w:r>
      <w:r w:rsidR="00334C24">
        <w:rPr>
          <w:rFonts w:ascii="Times New Roman" w:hAnsi="Times New Roman"/>
          <w:sz w:val="28"/>
          <w:szCs w:val="28"/>
        </w:rPr>
        <w:t xml:space="preserve"> </w:t>
      </w:r>
      <w:commentRangeEnd w:id="9"/>
      <w:r w:rsidR="007241FF">
        <w:rPr>
          <w:rStyle w:val="aa"/>
        </w:rPr>
        <w:commentReference w:id="9"/>
      </w:r>
    </w:p>
    <w:p w14:paraId="442499A2" w14:textId="764679A6" w:rsidR="00AF56FC" w:rsidRDefault="009C72D4" w:rsidP="00AF0358">
      <w:pPr>
        <w:rPr>
          <w:rFonts w:ascii="Times New Roman" w:hAnsi="Times New Roman"/>
          <w:sz w:val="28"/>
          <w:szCs w:val="28"/>
        </w:rPr>
      </w:pPr>
      <w:ins w:id="16" w:author="世琪 duan" w:date="2017-12-17T17:31:00Z">
        <w:r>
          <w:rPr>
            <w:rFonts w:ascii="Times New Roman" w:hAnsi="Times New Roman"/>
            <w:noProof/>
            <w:sz w:val="28"/>
            <w:szCs w:val="28"/>
            <w:rPrChange w:id="17">
              <w:rPr>
                <w:noProof/>
              </w:rPr>
            </w:rPrChange>
          </w:rPr>
          <w:drawing>
            <wp:inline distT="0" distB="0" distL="0" distR="0" wp14:anchorId="08B5D450" wp14:editId="5E1C70D8">
              <wp:extent cx="5270500" cy="52050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structure.png"/>
                      <pic:cNvPicPr/>
                    </pic:nvPicPr>
                    <pic:blipFill>
                      <a:blip r:embed="rId9">
                        <a:extLst>
                          <a:ext uri="{28A0092B-C50C-407E-A947-70E740481C1C}">
                            <a14:useLocalDpi xmlns:a14="http://schemas.microsoft.com/office/drawing/2010/main" val="0"/>
                          </a:ext>
                        </a:extLst>
                      </a:blip>
                      <a:stretch>
                        <a:fillRect/>
                      </a:stretch>
                    </pic:blipFill>
                    <pic:spPr>
                      <a:xfrm>
                        <a:off x="0" y="0"/>
                        <a:ext cx="5270500" cy="5205095"/>
                      </a:xfrm>
                      <a:prstGeom prst="rect">
                        <a:avLst/>
                      </a:prstGeom>
                    </pic:spPr>
                  </pic:pic>
                </a:graphicData>
              </a:graphic>
            </wp:inline>
          </w:drawing>
        </w:r>
      </w:ins>
    </w:p>
    <w:p w14:paraId="7EBE2D21" w14:textId="5BD4DF56" w:rsidR="00CE6896" w:rsidRDefault="00CE6896" w:rsidP="005F7C25">
      <w:pPr>
        <w:pStyle w:val="a3"/>
        <w:numPr>
          <w:ilvl w:val="2"/>
          <w:numId w:val="1"/>
        </w:numPr>
        <w:spacing w:line="360" w:lineRule="auto"/>
        <w:ind w:firstLineChars="0"/>
        <w:rPr>
          <w:rFonts w:ascii="Times New Roman" w:hAnsi="Times New Roman"/>
          <w:b/>
          <w:sz w:val="28"/>
          <w:szCs w:val="28"/>
        </w:rPr>
      </w:pPr>
      <w:r w:rsidRPr="00CE6896">
        <w:rPr>
          <w:rFonts w:ascii="Times New Roman" w:hAnsi="Times New Roman"/>
          <w:b/>
          <w:sz w:val="28"/>
          <w:szCs w:val="28"/>
        </w:rPr>
        <w:t xml:space="preserve">Convolutional </w:t>
      </w:r>
      <w:r w:rsidR="00E7248E">
        <w:rPr>
          <w:rFonts w:ascii="Times New Roman" w:hAnsi="Times New Roman"/>
          <w:b/>
          <w:sz w:val="28"/>
          <w:szCs w:val="28"/>
        </w:rPr>
        <w:t>(</w:t>
      </w:r>
      <w:proofErr w:type="spellStart"/>
      <w:r w:rsidR="00E7248E">
        <w:rPr>
          <w:rFonts w:ascii="Times New Roman" w:hAnsi="Times New Roman"/>
          <w:b/>
          <w:sz w:val="28"/>
          <w:szCs w:val="28"/>
        </w:rPr>
        <w:t>Conv</w:t>
      </w:r>
      <w:proofErr w:type="spellEnd"/>
      <w:r w:rsidR="00E7248E">
        <w:rPr>
          <w:rFonts w:ascii="Times New Roman" w:hAnsi="Times New Roman"/>
          <w:b/>
          <w:sz w:val="28"/>
          <w:szCs w:val="28"/>
        </w:rPr>
        <w:t xml:space="preserve">) </w:t>
      </w:r>
      <w:r w:rsidRPr="00CE6896">
        <w:rPr>
          <w:rFonts w:ascii="Times New Roman" w:hAnsi="Times New Roman"/>
          <w:b/>
          <w:sz w:val="28"/>
          <w:szCs w:val="28"/>
        </w:rPr>
        <w:t>Layer</w:t>
      </w:r>
    </w:p>
    <w:p w14:paraId="723E8A6B" w14:textId="6625BFAD" w:rsidR="00E7248E" w:rsidRDefault="00082BEF" w:rsidP="00265BF3">
      <w:pPr>
        <w:widowControl/>
        <w:rPr>
          <w:rFonts w:ascii="Times New Roman" w:hAnsi="Times New Roman"/>
          <w:sz w:val="28"/>
          <w:szCs w:val="28"/>
        </w:rPr>
      </w:pPr>
      <w:r>
        <w:rPr>
          <w:rFonts w:ascii="Times New Roman" w:hAnsi="Times New Roman"/>
          <w:sz w:val="28"/>
          <w:szCs w:val="28"/>
        </w:rPr>
        <w:t>T</w:t>
      </w:r>
      <w:r w:rsidR="00265BF3" w:rsidRPr="00265BF3">
        <w:rPr>
          <w:rFonts w:ascii="Times New Roman" w:hAnsi="Times New Roman"/>
          <w:sz w:val="28"/>
          <w:szCs w:val="28"/>
        </w:rPr>
        <w:t xml:space="preserve">he </w:t>
      </w:r>
      <w:proofErr w:type="spellStart"/>
      <w:r w:rsidR="00265BF3" w:rsidRPr="00265BF3">
        <w:rPr>
          <w:rFonts w:ascii="Times New Roman" w:hAnsi="Times New Roman"/>
          <w:sz w:val="28"/>
          <w:szCs w:val="28"/>
        </w:rPr>
        <w:t>C</w:t>
      </w:r>
      <w:ins w:id="18" w:author="世琪 duan" w:date="2017-12-17T15:20:00Z">
        <w:r w:rsidR="002258F5">
          <w:rPr>
            <w:rFonts w:ascii="Times New Roman" w:hAnsi="Times New Roman"/>
            <w:sz w:val="28"/>
            <w:szCs w:val="28"/>
          </w:rPr>
          <w:t>onv</w:t>
        </w:r>
      </w:ins>
      <w:proofErr w:type="spellEnd"/>
      <w:del w:id="19" w:author="世琪 duan" w:date="2017-12-17T15:20:00Z">
        <w:r w:rsidR="00265BF3" w:rsidRPr="00265BF3" w:rsidDel="002258F5">
          <w:rPr>
            <w:rFonts w:ascii="Times New Roman" w:hAnsi="Times New Roman"/>
            <w:sz w:val="28"/>
            <w:szCs w:val="28"/>
          </w:rPr>
          <w:delText>ONV</w:delText>
        </w:r>
      </w:del>
      <w:r w:rsidR="00265BF3" w:rsidRPr="00265BF3">
        <w:rPr>
          <w:rFonts w:ascii="Times New Roman" w:hAnsi="Times New Roman"/>
          <w:sz w:val="28"/>
          <w:szCs w:val="28"/>
        </w:rPr>
        <w:t xml:space="preserve"> layer’s parameters consist of a set of learnable filters. Every filter is small spatially (along width and height), but extends through the full depth of the input volume. During the forward pass, we </w:t>
      </w:r>
      <w:r>
        <w:rPr>
          <w:rFonts w:ascii="Times New Roman" w:hAnsi="Times New Roman"/>
          <w:sz w:val="28"/>
          <w:szCs w:val="28"/>
        </w:rPr>
        <w:t>convolve</w:t>
      </w:r>
      <w:r w:rsidR="00265BF3" w:rsidRPr="00265BF3">
        <w:rPr>
          <w:rFonts w:ascii="Times New Roman" w:hAnsi="Times New Roman"/>
          <w:sz w:val="28"/>
          <w:szCs w:val="28"/>
        </w:rPr>
        <w:t xml:space="preserve"> each filter across the width and height of the input volume and compute dot products between the entries of the filter and the input at any position. As we slide the filter over the width and height of the input volume we will produce a 2-dimensional activation map that gives the responses of that filter at every spatial position. </w:t>
      </w:r>
      <w:r w:rsidR="007D1A88">
        <w:rPr>
          <w:rFonts w:ascii="Times New Roman" w:hAnsi="Times New Roman"/>
          <w:sz w:val="28"/>
          <w:szCs w:val="28"/>
        </w:rPr>
        <w:t xml:space="preserve">Each filter </w:t>
      </w:r>
      <w:r w:rsidR="007D1A88" w:rsidRPr="00265BF3">
        <w:rPr>
          <w:rFonts w:ascii="Times New Roman" w:hAnsi="Times New Roman"/>
          <w:sz w:val="28"/>
          <w:szCs w:val="28"/>
        </w:rPr>
        <w:t>produce</w:t>
      </w:r>
      <w:r w:rsidR="007D1A88">
        <w:rPr>
          <w:rFonts w:ascii="Times New Roman" w:hAnsi="Times New Roman"/>
          <w:sz w:val="28"/>
          <w:szCs w:val="28"/>
        </w:rPr>
        <w:t>s</w:t>
      </w:r>
      <w:r w:rsidR="007D1A88" w:rsidRPr="00265BF3">
        <w:rPr>
          <w:rFonts w:ascii="Times New Roman" w:hAnsi="Times New Roman"/>
          <w:sz w:val="28"/>
          <w:szCs w:val="28"/>
        </w:rPr>
        <w:t xml:space="preserve"> a separate 2-dimensional activation map. We will stack these activation maps along the depth dimension and produce the output volume.</w:t>
      </w:r>
    </w:p>
    <w:p w14:paraId="64A837D0" w14:textId="7DBD8883" w:rsidR="00B834A9" w:rsidRPr="00B834A9" w:rsidRDefault="00E7248E" w:rsidP="00FA70F7">
      <w:pPr>
        <w:widowControl/>
        <w:rPr>
          <w:rFonts w:ascii="Times New Roman" w:hAnsi="Times New Roman"/>
          <w:sz w:val="28"/>
          <w:szCs w:val="28"/>
        </w:rPr>
      </w:pPr>
      <w:r>
        <w:rPr>
          <w:rFonts w:ascii="Times New Roman" w:hAnsi="Times New Roman"/>
          <w:sz w:val="28"/>
          <w:szCs w:val="28"/>
        </w:rPr>
        <w:t>In ou</w:t>
      </w:r>
      <w:r w:rsidR="003B3F7E">
        <w:rPr>
          <w:rFonts w:ascii="Times New Roman" w:hAnsi="Times New Roman"/>
          <w:sz w:val="28"/>
          <w:szCs w:val="28"/>
        </w:rPr>
        <w:t>r CNN, we used 64 5x5x</w:t>
      </w:r>
      <w:r w:rsidR="004855A1">
        <w:rPr>
          <w:rFonts w:ascii="Times New Roman" w:hAnsi="Times New Roman"/>
          <w:sz w:val="28"/>
          <w:szCs w:val="28"/>
        </w:rPr>
        <w:t>3 filters</w:t>
      </w:r>
      <w:r w:rsidR="00A4230D">
        <w:rPr>
          <w:rFonts w:ascii="Times New Roman" w:hAnsi="Times New Roman"/>
          <w:sz w:val="28"/>
          <w:szCs w:val="28"/>
        </w:rPr>
        <w:t xml:space="preserve"> padding 2 </w:t>
      </w:r>
      <w:r w:rsidR="004855A1">
        <w:rPr>
          <w:rFonts w:ascii="Times New Roman" w:hAnsi="Times New Roman"/>
          <w:sz w:val="28"/>
          <w:szCs w:val="28"/>
        </w:rPr>
        <w:t xml:space="preserve">pixels broader </w:t>
      </w:r>
      <w:r>
        <w:rPr>
          <w:rFonts w:ascii="Times New Roman" w:hAnsi="Times New Roman"/>
          <w:sz w:val="28"/>
          <w:szCs w:val="28"/>
        </w:rPr>
        <w:t xml:space="preserve">in </w:t>
      </w:r>
      <w:proofErr w:type="spellStart"/>
      <w:r>
        <w:rPr>
          <w:rFonts w:ascii="Times New Roman" w:hAnsi="Times New Roman"/>
          <w:sz w:val="28"/>
          <w:szCs w:val="28"/>
        </w:rPr>
        <w:t>Conv</w:t>
      </w:r>
      <w:proofErr w:type="spellEnd"/>
      <w:r w:rsidR="007B1E0C">
        <w:rPr>
          <w:rFonts w:ascii="Times New Roman" w:hAnsi="Times New Roman"/>
          <w:sz w:val="28"/>
          <w:szCs w:val="28"/>
        </w:rPr>
        <w:t xml:space="preserve"> layer 1</w:t>
      </w:r>
      <w:r w:rsidR="00D74B89">
        <w:rPr>
          <w:rFonts w:ascii="Times New Roman" w:hAnsi="Times New Roman"/>
          <w:sz w:val="28"/>
          <w:szCs w:val="28"/>
        </w:rPr>
        <w:t xml:space="preserve"> for </w:t>
      </w:r>
      <w:r w:rsidR="004134AE">
        <w:rPr>
          <w:rFonts w:ascii="Times New Roman" w:hAnsi="Times New Roman"/>
          <w:sz w:val="28"/>
          <w:szCs w:val="28"/>
        </w:rPr>
        <w:t xml:space="preserve">an </w:t>
      </w:r>
      <w:r w:rsidR="003B3F7E">
        <w:rPr>
          <w:rFonts w:ascii="Times New Roman" w:hAnsi="Times New Roman"/>
          <w:sz w:val="28"/>
          <w:szCs w:val="28"/>
        </w:rPr>
        <w:t>input with 24x24x</w:t>
      </w:r>
      <w:r w:rsidR="00D74B89">
        <w:rPr>
          <w:rFonts w:ascii="Times New Roman" w:hAnsi="Times New Roman"/>
          <w:sz w:val="28"/>
          <w:szCs w:val="28"/>
        </w:rPr>
        <w:t>3</w:t>
      </w:r>
      <w:r w:rsidR="004134AE">
        <w:rPr>
          <w:rFonts w:ascii="Times New Roman" w:hAnsi="Times New Roman"/>
          <w:sz w:val="28"/>
          <w:szCs w:val="28"/>
        </w:rPr>
        <w:t xml:space="preserve"> dimensions</w:t>
      </w:r>
      <w:r w:rsidR="007B1E0C">
        <w:rPr>
          <w:rFonts w:ascii="Times New Roman" w:hAnsi="Times New Roman"/>
          <w:sz w:val="28"/>
          <w:szCs w:val="28"/>
        </w:rPr>
        <w:t xml:space="preserve">. It gave us </w:t>
      </w:r>
      <w:r w:rsidR="00432B74">
        <w:rPr>
          <w:rFonts w:ascii="Times New Roman" w:hAnsi="Times New Roman"/>
          <w:sz w:val="28"/>
          <w:szCs w:val="28"/>
        </w:rPr>
        <w:t xml:space="preserve">an output of </w:t>
      </w:r>
      <w:r w:rsidR="003B3F7E">
        <w:rPr>
          <w:rFonts w:ascii="Times New Roman" w:hAnsi="Times New Roman"/>
          <w:sz w:val="28"/>
          <w:szCs w:val="28"/>
        </w:rPr>
        <w:t>24x</w:t>
      </w:r>
      <w:r w:rsidR="007B1E0C">
        <w:rPr>
          <w:rFonts w:ascii="Times New Roman" w:hAnsi="Times New Roman"/>
          <w:sz w:val="28"/>
          <w:szCs w:val="28"/>
        </w:rPr>
        <w:t>2</w:t>
      </w:r>
      <w:r w:rsidR="00432B74">
        <w:rPr>
          <w:rFonts w:ascii="Times New Roman" w:hAnsi="Times New Roman"/>
          <w:sz w:val="28"/>
          <w:szCs w:val="28"/>
        </w:rPr>
        <w:t>4 pixels with 64 channels</w:t>
      </w:r>
      <w:r w:rsidR="007B1E0C">
        <w:rPr>
          <w:rFonts w:ascii="Times New Roman" w:hAnsi="Times New Roman"/>
          <w:sz w:val="28"/>
          <w:szCs w:val="28"/>
        </w:rPr>
        <w:t xml:space="preserve">. In </w:t>
      </w:r>
      <w:proofErr w:type="spellStart"/>
      <w:r w:rsidR="007B1E0C">
        <w:rPr>
          <w:rFonts w:ascii="Times New Roman" w:hAnsi="Times New Roman"/>
          <w:sz w:val="28"/>
          <w:szCs w:val="28"/>
        </w:rPr>
        <w:t>Conv</w:t>
      </w:r>
      <w:proofErr w:type="spellEnd"/>
      <w:r w:rsidR="007B1E0C">
        <w:rPr>
          <w:rFonts w:ascii="Times New Roman" w:hAnsi="Times New Roman"/>
          <w:sz w:val="28"/>
          <w:szCs w:val="28"/>
        </w:rPr>
        <w:t xml:space="preserve"> layer 2, we used </w:t>
      </w:r>
      <w:r w:rsidR="003B3F7E">
        <w:rPr>
          <w:rFonts w:ascii="Times New Roman" w:hAnsi="Times New Roman"/>
          <w:sz w:val="28"/>
          <w:szCs w:val="28"/>
        </w:rPr>
        <w:t>64 5x5x</w:t>
      </w:r>
      <w:r w:rsidR="00B368E3">
        <w:rPr>
          <w:rFonts w:ascii="Times New Roman" w:hAnsi="Times New Roman"/>
          <w:sz w:val="28"/>
          <w:szCs w:val="28"/>
        </w:rPr>
        <w:t xml:space="preserve">64 filters padding </w:t>
      </w:r>
      <w:r w:rsidR="00526240">
        <w:rPr>
          <w:rFonts w:ascii="Times New Roman" w:hAnsi="Times New Roman"/>
          <w:sz w:val="28"/>
          <w:szCs w:val="28"/>
        </w:rPr>
        <w:t xml:space="preserve">2 pixels broader </w:t>
      </w:r>
      <w:r w:rsidR="004134AE">
        <w:rPr>
          <w:rFonts w:ascii="Times New Roman" w:hAnsi="Times New Roman"/>
          <w:sz w:val="28"/>
          <w:szCs w:val="28"/>
        </w:rPr>
        <w:t xml:space="preserve">for </w:t>
      </w:r>
      <w:r w:rsidR="003B3F7E">
        <w:rPr>
          <w:rFonts w:ascii="Times New Roman" w:hAnsi="Times New Roman"/>
          <w:sz w:val="28"/>
          <w:szCs w:val="28"/>
        </w:rPr>
        <w:t>an input with 12x12x</w:t>
      </w:r>
      <w:r w:rsidR="004134AE">
        <w:rPr>
          <w:rFonts w:ascii="Times New Roman" w:hAnsi="Times New Roman"/>
          <w:sz w:val="28"/>
          <w:szCs w:val="28"/>
        </w:rPr>
        <w:t>64 dimensions</w:t>
      </w:r>
      <w:r w:rsidR="003B3F7E">
        <w:rPr>
          <w:rFonts w:ascii="Times New Roman" w:hAnsi="Times New Roman"/>
          <w:sz w:val="28"/>
          <w:szCs w:val="28"/>
        </w:rPr>
        <w:t xml:space="preserve"> and obtained an output with 12x12x</w:t>
      </w:r>
      <w:r w:rsidR="004134AE">
        <w:rPr>
          <w:rFonts w:ascii="Times New Roman" w:hAnsi="Times New Roman"/>
          <w:sz w:val="28"/>
          <w:szCs w:val="28"/>
        </w:rPr>
        <w:t xml:space="preserve">64 dimensions. </w:t>
      </w:r>
    </w:p>
    <w:p w14:paraId="6E3EDCF1" w14:textId="77777777" w:rsidR="00CE6896" w:rsidRDefault="00CE6896" w:rsidP="00FA70F7">
      <w:pPr>
        <w:pStyle w:val="a3"/>
        <w:numPr>
          <w:ilvl w:val="2"/>
          <w:numId w:val="1"/>
        </w:numPr>
        <w:spacing w:line="360" w:lineRule="auto"/>
        <w:ind w:firstLineChars="0"/>
        <w:rPr>
          <w:rFonts w:ascii="Times New Roman" w:hAnsi="Times New Roman"/>
          <w:b/>
          <w:sz w:val="28"/>
          <w:szCs w:val="28"/>
        </w:rPr>
      </w:pPr>
      <w:r>
        <w:rPr>
          <w:rFonts w:ascii="Times New Roman" w:hAnsi="Times New Roman"/>
          <w:b/>
          <w:sz w:val="28"/>
          <w:szCs w:val="28"/>
        </w:rPr>
        <w:t>Batch Normalization</w:t>
      </w:r>
    </w:p>
    <w:p w14:paraId="6B2B00CC" w14:textId="241B88CD" w:rsidR="00FA70F7" w:rsidRPr="00FA70F7" w:rsidRDefault="003719B1" w:rsidP="00792C8C">
      <w:pPr>
        <w:rPr>
          <w:rFonts w:ascii="Times New Roman" w:hAnsi="Times New Roman"/>
          <w:sz w:val="28"/>
          <w:szCs w:val="28"/>
        </w:rPr>
      </w:pPr>
      <w:r>
        <w:rPr>
          <w:rFonts w:ascii="Times New Roman" w:hAnsi="Times New Roman"/>
          <w:sz w:val="28"/>
          <w:szCs w:val="28"/>
        </w:rPr>
        <w:t xml:space="preserve">After each </w:t>
      </w:r>
      <w:proofErr w:type="spellStart"/>
      <w:r>
        <w:rPr>
          <w:rFonts w:ascii="Times New Roman" w:hAnsi="Times New Roman"/>
          <w:sz w:val="28"/>
          <w:szCs w:val="28"/>
        </w:rPr>
        <w:t>Conv</w:t>
      </w:r>
      <w:proofErr w:type="spellEnd"/>
      <w:r>
        <w:rPr>
          <w:rFonts w:ascii="Times New Roman" w:hAnsi="Times New Roman"/>
          <w:sz w:val="28"/>
          <w:szCs w:val="28"/>
        </w:rPr>
        <w:t xml:space="preserve"> layer, we did batch normalization, in which </w:t>
      </w:r>
      <w:r w:rsidR="00792C8C">
        <w:rPr>
          <w:rFonts w:ascii="Times New Roman" w:hAnsi="Times New Roman"/>
          <w:sz w:val="28"/>
          <w:szCs w:val="28"/>
        </w:rPr>
        <w:t xml:space="preserve">we performed normalization for each training mini-batch to achieve higher learning rates and recover the potential problems about layer initializations. </w:t>
      </w:r>
    </w:p>
    <w:p w14:paraId="602D58D8" w14:textId="58E63BA9" w:rsidR="00CE6896" w:rsidRDefault="00CE6896" w:rsidP="0060684C">
      <w:pPr>
        <w:pStyle w:val="a3"/>
        <w:numPr>
          <w:ilvl w:val="2"/>
          <w:numId w:val="1"/>
        </w:numPr>
        <w:spacing w:line="360" w:lineRule="auto"/>
        <w:ind w:firstLineChars="0"/>
        <w:rPr>
          <w:rFonts w:ascii="Times New Roman" w:hAnsi="Times New Roman"/>
          <w:b/>
          <w:sz w:val="28"/>
          <w:szCs w:val="28"/>
        </w:rPr>
      </w:pPr>
      <w:r>
        <w:rPr>
          <w:rFonts w:ascii="Times New Roman" w:hAnsi="Times New Roman"/>
          <w:b/>
          <w:sz w:val="28"/>
          <w:szCs w:val="28"/>
        </w:rPr>
        <w:t>Max-Pooling Layer</w:t>
      </w:r>
    </w:p>
    <w:p w14:paraId="5F5B6930" w14:textId="75B44961" w:rsidR="00131F92" w:rsidRPr="00131F92" w:rsidRDefault="00131F92" w:rsidP="00131F92">
      <w:pPr>
        <w:rPr>
          <w:rFonts w:ascii="Times New Roman" w:hAnsi="Times New Roman"/>
          <w:sz w:val="28"/>
          <w:szCs w:val="28"/>
        </w:rPr>
      </w:pPr>
      <w:r>
        <w:rPr>
          <w:rFonts w:ascii="Times New Roman" w:hAnsi="Times New Roman"/>
          <w:sz w:val="28"/>
          <w:szCs w:val="28"/>
        </w:rPr>
        <w:t>The Pooling layer makes the representations smaller and more manageable. It operates over each activation map independently. In our</w:t>
      </w:r>
      <w:r w:rsidR="00733F58">
        <w:rPr>
          <w:rFonts w:ascii="Times New Roman" w:hAnsi="Times New Roman"/>
          <w:sz w:val="28"/>
          <w:szCs w:val="28"/>
        </w:rPr>
        <w:t xml:space="preserve"> CNN, we</w:t>
      </w:r>
      <w:r w:rsidR="00916892">
        <w:rPr>
          <w:rFonts w:ascii="Times New Roman" w:hAnsi="Times New Roman"/>
          <w:sz w:val="28"/>
          <w:szCs w:val="28"/>
        </w:rPr>
        <w:t xml:space="preserve"> max-</w:t>
      </w:r>
      <w:r w:rsidR="00733F58">
        <w:rPr>
          <w:rFonts w:ascii="Times New Roman" w:hAnsi="Times New Roman"/>
          <w:sz w:val="28"/>
          <w:szCs w:val="28"/>
        </w:rPr>
        <w:t>pooled networks</w:t>
      </w:r>
      <w:r w:rsidR="00A07B53">
        <w:rPr>
          <w:rFonts w:ascii="Times New Roman" w:hAnsi="Times New Roman"/>
          <w:sz w:val="28"/>
          <w:szCs w:val="28"/>
        </w:rPr>
        <w:t xml:space="preserve"> with 2x</w:t>
      </w:r>
      <w:r w:rsidR="00916892">
        <w:rPr>
          <w:rFonts w:ascii="Times New Roman" w:hAnsi="Times New Roman"/>
          <w:sz w:val="28"/>
          <w:szCs w:val="28"/>
        </w:rPr>
        <w:t>2 filters</w:t>
      </w:r>
      <w:r w:rsidR="0067402C">
        <w:rPr>
          <w:rFonts w:ascii="Times New Roman" w:hAnsi="Times New Roman"/>
          <w:sz w:val="28"/>
          <w:szCs w:val="28"/>
        </w:rPr>
        <w:t xml:space="preserve"> with a stride of 2</w:t>
      </w:r>
      <w:r w:rsidR="00916892">
        <w:rPr>
          <w:rFonts w:ascii="Times New Roman" w:hAnsi="Times New Roman"/>
          <w:sz w:val="28"/>
          <w:szCs w:val="28"/>
        </w:rPr>
        <w:t>.</w:t>
      </w:r>
      <w:r w:rsidR="00641FBE">
        <w:rPr>
          <w:rFonts w:ascii="Times New Roman" w:hAnsi="Times New Roman"/>
          <w:sz w:val="28"/>
          <w:szCs w:val="28"/>
        </w:rPr>
        <w:t xml:space="preserve"> That is, we took the maximum nu</w:t>
      </w:r>
      <w:r w:rsidR="006B6E58">
        <w:rPr>
          <w:rFonts w:ascii="Times New Roman" w:hAnsi="Times New Roman"/>
          <w:sz w:val="28"/>
          <w:szCs w:val="28"/>
        </w:rPr>
        <w:t>mber from each 2x2 window as our</w:t>
      </w:r>
      <w:r w:rsidR="00641FBE">
        <w:rPr>
          <w:rFonts w:ascii="Times New Roman" w:hAnsi="Times New Roman"/>
          <w:sz w:val="28"/>
          <w:szCs w:val="28"/>
        </w:rPr>
        <w:t xml:space="preserve"> output.</w:t>
      </w:r>
      <w:r w:rsidR="00F359B4">
        <w:rPr>
          <w:rFonts w:ascii="Times New Roman" w:hAnsi="Times New Roman"/>
          <w:sz w:val="28"/>
          <w:szCs w:val="28"/>
        </w:rPr>
        <w:t xml:space="preserve"> After each Max-Pooling layer, the height and width of pixels become half of before w</w:t>
      </w:r>
      <w:r w:rsidR="005415F5">
        <w:rPr>
          <w:rFonts w:ascii="Times New Roman" w:hAnsi="Times New Roman"/>
          <w:sz w:val="28"/>
          <w:szCs w:val="28"/>
        </w:rPr>
        <w:t>hile the number of channels stay</w:t>
      </w:r>
      <w:r w:rsidR="00F359B4">
        <w:rPr>
          <w:rFonts w:ascii="Times New Roman" w:hAnsi="Times New Roman"/>
          <w:sz w:val="28"/>
          <w:szCs w:val="28"/>
        </w:rPr>
        <w:t>s the same as before.</w:t>
      </w:r>
    </w:p>
    <w:p w14:paraId="2AD26293" w14:textId="42073399" w:rsidR="002D4ABB" w:rsidRDefault="00656C4D" w:rsidP="00004917">
      <w:pPr>
        <w:pStyle w:val="a3"/>
        <w:numPr>
          <w:ilvl w:val="2"/>
          <w:numId w:val="1"/>
        </w:numPr>
        <w:spacing w:line="360" w:lineRule="auto"/>
        <w:ind w:firstLineChars="0"/>
        <w:rPr>
          <w:rFonts w:ascii="Times New Roman" w:hAnsi="Times New Roman"/>
          <w:b/>
          <w:sz w:val="28"/>
          <w:szCs w:val="28"/>
        </w:rPr>
      </w:pPr>
      <w:r>
        <w:rPr>
          <w:rFonts w:ascii="Times New Roman" w:hAnsi="Times New Roman"/>
          <w:b/>
          <w:sz w:val="28"/>
          <w:szCs w:val="28"/>
        </w:rPr>
        <w:t xml:space="preserve">Fully </w:t>
      </w:r>
      <w:r w:rsidR="00CE6896" w:rsidRPr="00CE6896">
        <w:rPr>
          <w:rFonts w:ascii="Times New Roman" w:hAnsi="Times New Roman"/>
          <w:b/>
          <w:sz w:val="28"/>
          <w:szCs w:val="28"/>
        </w:rPr>
        <w:t xml:space="preserve">Connected </w:t>
      </w:r>
      <w:r w:rsidR="002766B7">
        <w:rPr>
          <w:rFonts w:ascii="Times New Roman" w:hAnsi="Times New Roman"/>
          <w:b/>
          <w:sz w:val="28"/>
          <w:szCs w:val="28"/>
        </w:rPr>
        <w:t xml:space="preserve">(FC) </w:t>
      </w:r>
      <w:r w:rsidR="00CE6896" w:rsidRPr="00CE6896">
        <w:rPr>
          <w:rFonts w:ascii="Times New Roman" w:hAnsi="Times New Roman"/>
          <w:b/>
          <w:sz w:val="28"/>
          <w:szCs w:val="28"/>
        </w:rPr>
        <w:t>Layer</w:t>
      </w:r>
    </w:p>
    <w:p w14:paraId="2CF43B35" w14:textId="602F22FB" w:rsidR="007B1C37" w:rsidRDefault="00656C4D" w:rsidP="007B1C37">
      <w:pPr>
        <w:rPr>
          <w:rFonts w:ascii="Times New Roman" w:hAnsi="Times New Roman"/>
          <w:sz w:val="28"/>
          <w:szCs w:val="28"/>
        </w:rPr>
      </w:pPr>
      <w:r>
        <w:rPr>
          <w:rFonts w:ascii="Times New Roman" w:hAnsi="Times New Roman"/>
          <w:sz w:val="28"/>
          <w:szCs w:val="28"/>
        </w:rPr>
        <w:t>Neurons in a Fully C</w:t>
      </w:r>
      <w:r w:rsidR="007B1C37" w:rsidRPr="007B1C37">
        <w:rPr>
          <w:rFonts w:ascii="Times New Roman" w:hAnsi="Times New Roman"/>
          <w:sz w:val="28"/>
          <w:szCs w:val="28"/>
        </w:rPr>
        <w:t>onnected layer have full connections to all activations in the previous layer, as seen in regular Neural Networks. Their activations can hence be computed with a matrix multiplication followed by a bias offset. </w:t>
      </w:r>
      <w:r w:rsidR="002766B7">
        <w:rPr>
          <w:rFonts w:ascii="Times New Roman" w:hAnsi="Times New Roman"/>
          <w:sz w:val="28"/>
          <w:szCs w:val="28"/>
        </w:rPr>
        <w:t>(In fact, the only</w:t>
      </w:r>
      <w:r w:rsidR="002766B7" w:rsidRPr="002766B7">
        <w:rPr>
          <w:rFonts w:ascii="Times New Roman" w:hAnsi="Times New Roman"/>
          <w:sz w:val="28"/>
          <w:szCs w:val="28"/>
        </w:rPr>
        <w:t xml:space="preserve"> difference between FC and </w:t>
      </w:r>
      <w:proofErr w:type="spellStart"/>
      <w:r w:rsidR="002766B7" w:rsidRPr="002766B7">
        <w:rPr>
          <w:rFonts w:ascii="Times New Roman" w:hAnsi="Times New Roman"/>
          <w:sz w:val="28"/>
          <w:szCs w:val="28"/>
        </w:rPr>
        <w:t>C</w:t>
      </w:r>
      <w:ins w:id="20" w:author="世琪 duan" w:date="2017-12-17T15:19:00Z">
        <w:r w:rsidR="002258F5">
          <w:rPr>
            <w:rFonts w:ascii="Times New Roman" w:hAnsi="Times New Roman"/>
            <w:sz w:val="28"/>
            <w:szCs w:val="28"/>
          </w:rPr>
          <w:t>onv</w:t>
        </w:r>
      </w:ins>
      <w:proofErr w:type="spellEnd"/>
      <w:del w:id="21" w:author="世琪 duan" w:date="2017-12-17T15:19:00Z">
        <w:r w:rsidR="002766B7" w:rsidRPr="002766B7" w:rsidDel="002258F5">
          <w:rPr>
            <w:rFonts w:ascii="Times New Roman" w:hAnsi="Times New Roman"/>
            <w:sz w:val="28"/>
            <w:szCs w:val="28"/>
          </w:rPr>
          <w:delText>ONV</w:delText>
        </w:r>
      </w:del>
      <w:r w:rsidR="002766B7" w:rsidRPr="002766B7">
        <w:rPr>
          <w:rFonts w:ascii="Times New Roman" w:hAnsi="Times New Roman"/>
          <w:sz w:val="28"/>
          <w:szCs w:val="28"/>
        </w:rPr>
        <w:t xml:space="preserve"> layers is that the neurons in the </w:t>
      </w:r>
      <w:proofErr w:type="spellStart"/>
      <w:r w:rsidR="002766B7" w:rsidRPr="002766B7">
        <w:rPr>
          <w:rFonts w:ascii="Times New Roman" w:hAnsi="Times New Roman"/>
          <w:sz w:val="28"/>
          <w:szCs w:val="28"/>
        </w:rPr>
        <w:t>C</w:t>
      </w:r>
      <w:ins w:id="22" w:author="世琪 duan" w:date="2017-12-17T15:19:00Z">
        <w:r w:rsidR="002258F5">
          <w:rPr>
            <w:rFonts w:ascii="Times New Roman" w:hAnsi="Times New Roman"/>
            <w:sz w:val="28"/>
            <w:szCs w:val="28"/>
          </w:rPr>
          <w:t>onv</w:t>
        </w:r>
      </w:ins>
      <w:proofErr w:type="spellEnd"/>
      <w:del w:id="23" w:author="世琪 duan" w:date="2017-12-17T15:19:00Z">
        <w:r w:rsidR="002766B7" w:rsidRPr="002766B7" w:rsidDel="002258F5">
          <w:rPr>
            <w:rFonts w:ascii="Times New Roman" w:hAnsi="Times New Roman"/>
            <w:sz w:val="28"/>
            <w:szCs w:val="28"/>
          </w:rPr>
          <w:delText>ONV</w:delText>
        </w:r>
      </w:del>
      <w:r w:rsidR="002766B7" w:rsidRPr="002766B7">
        <w:rPr>
          <w:rFonts w:ascii="Times New Roman" w:hAnsi="Times New Roman"/>
          <w:sz w:val="28"/>
          <w:szCs w:val="28"/>
        </w:rPr>
        <w:t xml:space="preserve"> layer are connected only to a local region in the input, and that many of the neurons in a </w:t>
      </w:r>
      <w:proofErr w:type="spellStart"/>
      <w:r w:rsidR="002766B7" w:rsidRPr="002766B7">
        <w:rPr>
          <w:rFonts w:ascii="Times New Roman" w:hAnsi="Times New Roman"/>
          <w:sz w:val="28"/>
          <w:szCs w:val="28"/>
        </w:rPr>
        <w:t>C</w:t>
      </w:r>
      <w:ins w:id="24" w:author="世琪 duan" w:date="2017-12-17T15:19:00Z">
        <w:r w:rsidR="002258F5">
          <w:rPr>
            <w:rFonts w:ascii="Times New Roman" w:hAnsi="Times New Roman"/>
            <w:sz w:val="28"/>
            <w:szCs w:val="28"/>
          </w:rPr>
          <w:t>onv</w:t>
        </w:r>
      </w:ins>
      <w:proofErr w:type="spellEnd"/>
      <w:del w:id="25" w:author="世琪 duan" w:date="2017-12-17T15:19:00Z">
        <w:r w:rsidR="002766B7" w:rsidRPr="002766B7" w:rsidDel="002258F5">
          <w:rPr>
            <w:rFonts w:ascii="Times New Roman" w:hAnsi="Times New Roman"/>
            <w:sz w:val="28"/>
            <w:szCs w:val="28"/>
          </w:rPr>
          <w:delText>ONV</w:delText>
        </w:r>
      </w:del>
      <w:r w:rsidR="002766B7" w:rsidRPr="002766B7">
        <w:rPr>
          <w:rFonts w:ascii="Times New Roman" w:hAnsi="Times New Roman"/>
          <w:sz w:val="28"/>
          <w:szCs w:val="28"/>
        </w:rPr>
        <w:t xml:space="preserve"> volume share parameters.</w:t>
      </w:r>
      <w:r w:rsidR="002766B7">
        <w:rPr>
          <w:rFonts w:ascii="Times New Roman" w:hAnsi="Times New Roman"/>
          <w:sz w:val="28"/>
          <w:szCs w:val="28"/>
        </w:rPr>
        <w:t>)</w:t>
      </w:r>
    </w:p>
    <w:p w14:paraId="029A644E" w14:textId="2CAE09AA" w:rsidR="00A856BE" w:rsidRPr="006C17DE" w:rsidRDefault="00611188" w:rsidP="00A856BE">
      <w:pPr>
        <w:rPr>
          <w:rFonts w:ascii="Times" w:eastAsia="Times New Roman" w:hAnsi="Times" w:cs="Times New Roman"/>
          <w:kern w:val="0"/>
          <w:sz w:val="20"/>
          <w:szCs w:val="20"/>
        </w:rPr>
      </w:pPr>
      <w:r>
        <w:rPr>
          <w:rFonts w:ascii="Times New Roman" w:hAnsi="Times New Roman"/>
          <w:sz w:val="28"/>
          <w:szCs w:val="28"/>
        </w:rPr>
        <w:t xml:space="preserve">In our FC layer1, the input is of 6x6x64 and the output is of a vector of length 256, which is the input of FC layer2. The output of FC layer2 is </w:t>
      </w:r>
      <w:r w:rsidR="007A55E9">
        <w:rPr>
          <w:rFonts w:ascii="Times New Roman" w:hAnsi="Times New Roman"/>
          <w:sz w:val="28"/>
          <w:szCs w:val="28"/>
        </w:rPr>
        <w:t>a</w:t>
      </w:r>
      <w:r>
        <w:rPr>
          <w:rFonts w:ascii="Times New Roman" w:hAnsi="Times New Roman"/>
          <w:sz w:val="28"/>
          <w:szCs w:val="28"/>
        </w:rPr>
        <w:t xml:space="preserve"> vector</w:t>
      </w:r>
      <w:r w:rsidR="007A55E9">
        <w:rPr>
          <w:rFonts w:ascii="Times New Roman" w:hAnsi="Times New Roman"/>
          <w:sz w:val="28"/>
          <w:szCs w:val="28"/>
        </w:rPr>
        <w:t xml:space="preserve"> of length 128</w:t>
      </w:r>
      <w:r>
        <w:rPr>
          <w:rFonts w:ascii="Times New Roman" w:hAnsi="Times New Roman"/>
          <w:sz w:val="28"/>
          <w:szCs w:val="28"/>
        </w:rPr>
        <w:t>.</w:t>
      </w:r>
    </w:p>
    <w:p w14:paraId="495D3965" w14:textId="77777777" w:rsidR="006C17DE" w:rsidRDefault="00CE6896" w:rsidP="00004917">
      <w:pPr>
        <w:pStyle w:val="a3"/>
        <w:numPr>
          <w:ilvl w:val="2"/>
          <w:numId w:val="1"/>
        </w:numPr>
        <w:spacing w:line="360" w:lineRule="auto"/>
        <w:ind w:firstLineChars="0"/>
        <w:rPr>
          <w:rFonts w:ascii="Times New Roman" w:hAnsi="Times New Roman"/>
          <w:b/>
          <w:sz w:val="28"/>
          <w:szCs w:val="28"/>
        </w:rPr>
      </w:pPr>
      <w:proofErr w:type="spellStart"/>
      <w:r w:rsidRPr="002D4ABB">
        <w:rPr>
          <w:rFonts w:ascii="Times New Roman" w:hAnsi="Times New Roman"/>
          <w:b/>
          <w:sz w:val="28"/>
          <w:szCs w:val="28"/>
        </w:rPr>
        <w:t>Softmax</w:t>
      </w:r>
      <w:proofErr w:type="spellEnd"/>
      <w:r w:rsidRPr="002D4ABB">
        <w:rPr>
          <w:rFonts w:ascii="Times New Roman" w:hAnsi="Times New Roman"/>
          <w:b/>
          <w:sz w:val="28"/>
          <w:szCs w:val="28"/>
        </w:rPr>
        <w:t xml:space="preserve"> Layer</w:t>
      </w:r>
      <w:r w:rsidR="00240F82" w:rsidRPr="002D4ABB">
        <w:rPr>
          <w:rFonts w:ascii="Times New Roman" w:hAnsi="Times New Roman"/>
          <w:b/>
          <w:sz w:val="28"/>
          <w:szCs w:val="28"/>
        </w:rPr>
        <w:t xml:space="preserve"> </w:t>
      </w:r>
    </w:p>
    <w:p w14:paraId="53C38FE1" w14:textId="1062E852" w:rsidR="00701374" w:rsidRPr="00CA41E3" w:rsidRDefault="006C17DE" w:rsidP="00CA41E3">
      <w:pPr>
        <w:pStyle w:val="a5"/>
        <w:spacing w:before="0" w:beforeAutospacing="0" w:after="0" w:afterAutospacing="0"/>
        <w:jc w:val="both"/>
        <w:textAlignment w:val="baseline"/>
        <w:rPr>
          <w:rFonts w:ascii="Times New Roman" w:hAnsi="Times New Roman" w:cstheme="minorBidi"/>
          <w:kern w:val="2"/>
          <w:sz w:val="28"/>
          <w:szCs w:val="28"/>
        </w:rPr>
      </w:pPr>
      <w:r w:rsidRPr="006C17DE">
        <w:rPr>
          <w:rFonts w:ascii="Times New Roman" w:hAnsi="Times New Roman" w:cstheme="minorBidi"/>
          <w:kern w:val="2"/>
          <w:sz w:val="28"/>
          <w:szCs w:val="28"/>
        </w:rPr>
        <w:t xml:space="preserve">The </w:t>
      </w:r>
      <w:proofErr w:type="spellStart"/>
      <w:r w:rsidRPr="006C17DE">
        <w:rPr>
          <w:rFonts w:ascii="Times New Roman" w:hAnsi="Times New Roman" w:cstheme="minorBidi"/>
          <w:kern w:val="2"/>
          <w:sz w:val="28"/>
          <w:szCs w:val="28"/>
        </w:rPr>
        <w:t>Softmax</w:t>
      </w:r>
      <w:proofErr w:type="spellEnd"/>
      <w:r w:rsidRPr="006C17DE">
        <w:rPr>
          <w:rFonts w:ascii="Times New Roman" w:hAnsi="Times New Roman" w:cstheme="minorBidi"/>
          <w:kern w:val="2"/>
          <w:sz w:val="28"/>
          <w:szCs w:val="28"/>
        </w:rPr>
        <w:t xml:space="preserve"> classifier is a generalization of the binary form of Logistic Regression. </w:t>
      </w:r>
      <w:proofErr w:type="spellStart"/>
      <w:r>
        <w:rPr>
          <w:rFonts w:ascii="Times New Roman" w:hAnsi="Times New Roman" w:cstheme="minorBidi"/>
          <w:kern w:val="2"/>
          <w:sz w:val="28"/>
          <w:szCs w:val="28"/>
        </w:rPr>
        <w:t>Softmax</w:t>
      </w:r>
      <w:proofErr w:type="spellEnd"/>
      <w:r>
        <w:rPr>
          <w:rFonts w:ascii="Times New Roman" w:hAnsi="Times New Roman" w:cstheme="minorBidi"/>
          <w:kern w:val="2"/>
          <w:sz w:val="28"/>
          <w:szCs w:val="28"/>
        </w:rPr>
        <w:t xml:space="preserve"> layer gives us</w:t>
      </w:r>
      <w:r w:rsidRPr="006C17DE">
        <w:rPr>
          <w:rFonts w:ascii="Times New Roman" w:hAnsi="Times New Roman" w:cstheme="minorBidi"/>
          <w:kern w:val="2"/>
          <w:sz w:val="28"/>
          <w:szCs w:val="28"/>
        </w:rPr>
        <w:t> probabilities for each class label.</w:t>
      </w:r>
      <w:r w:rsidR="004559C9">
        <w:rPr>
          <w:rFonts w:ascii="Times New Roman" w:hAnsi="Times New Roman" w:cstheme="minorBidi"/>
          <w:kern w:val="2"/>
          <w:sz w:val="28"/>
          <w:szCs w:val="28"/>
        </w:rPr>
        <w:t xml:space="preserve"> We identified an image into the class with the largest probability in the output of the </w:t>
      </w:r>
      <w:proofErr w:type="spellStart"/>
      <w:r w:rsidR="004559C9">
        <w:rPr>
          <w:rFonts w:ascii="Times New Roman" w:hAnsi="Times New Roman" w:cstheme="minorBidi"/>
          <w:kern w:val="2"/>
          <w:sz w:val="28"/>
          <w:szCs w:val="28"/>
        </w:rPr>
        <w:t>Softmax</w:t>
      </w:r>
      <w:proofErr w:type="spellEnd"/>
      <w:r w:rsidR="004559C9">
        <w:rPr>
          <w:rFonts w:ascii="Times New Roman" w:hAnsi="Times New Roman" w:cstheme="minorBidi"/>
          <w:kern w:val="2"/>
          <w:sz w:val="28"/>
          <w:szCs w:val="28"/>
        </w:rPr>
        <w:t xml:space="preserve"> layer.</w:t>
      </w:r>
    </w:p>
    <w:p w14:paraId="10562484" w14:textId="234D1784" w:rsidR="00701374" w:rsidRDefault="00CA41E3" w:rsidP="00426D22">
      <w:pPr>
        <w:pStyle w:val="a3"/>
        <w:numPr>
          <w:ilvl w:val="1"/>
          <w:numId w:val="1"/>
        </w:numPr>
        <w:spacing w:line="360" w:lineRule="auto"/>
        <w:ind w:firstLineChars="0"/>
        <w:rPr>
          <w:rFonts w:ascii="Times New Roman" w:hAnsi="Times New Roman"/>
          <w:b/>
          <w:sz w:val="28"/>
          <w:szCs w:val="28"/>
        </w:rPr>
      </w:pPr>
      <w:r>
        <w:rPr>
          <w:rFonts w:ascii="Times New Roman" w:hAnsi="Times New Roman"/>
          <w:b/>
          <w:sz w:val="28"/>
          <w:szCs w:val="28"/>
        </w:rPr>
        <w:t>Network in Network (NIN)</w:t>
      </w:r>
    </w:p>
    <w:p w14:paraId="5D233263" w14:textId="6A74BEAF" w:rsidR="009A1A5B" w:rsidRDefault="00385A38" w:rsidP="00112128">
      <w:pPr>
        <w:pStyle w:val="ab"/>
        <w:rPr>
          <w:rFonts w:ascii="Times New Roman" w:hAnsi="Times New Roman"/>
          <w:sz w:val="28"/>
          <w:szCs w:val="28"/>
        </w:rPr>
      </w:pPr>
      <w:r>
        <w:rPr>
          <w:rFonts w:ascii="Times New Roman" w:hAnsi="Times New Roman"/>
          <w:sz w:val="28"/>
          <w:szCs w:val="28"/>
        </w:rPr>
        <w:t>NIN is one of the most famous methods for solv</w:t>
      </w:r>
      <w:r w:rsidR="00FF1292">
        <w:rPr>
          <w:rFonts w:ascii="Times New Roman" w:hAnsi="Times New Roman"/>
          <w:sz w:val="28"/>
          <w:szCs w:val="28"/>
        </w:rPr>
        <w:t xml:space="preserve">ing CIFAR10 problem. </w:t>
      </w:r>
      <w:r w:rsidR="00DD643E">
        <w:rPr>
          <w:rFonts w:ascii="Times New Roman" w:hAnsi="Times New Roman"/>
          <w:sz w:val="28"/>
          <w:szCs w:val="28"/>
        </w:rPr>
        <w:t xml:space="preserve">It is a deep network structure to enhance model recognition ability. </w:t>
      </w:r>
      <w:ins w:id="26" w:author="世琪 duan" w:date="2017-12-17T14:58:00Z">
        <w:r w:rsidR="00210D07">
          <w:rPr>
            <w:rFonts w:ascii="Times New Roman" w:hAnsi="Times New Roman"/>
            <w:sz w:val="28"/>
            <w:szCs w:val="28"/>
          </w:rPr>
          <w:t>The overall structure of NIN is a stack of Multilayer Perceptron Convolution (</w:t>
        </w:r>
        <w:proofErr w:type="spellStart"/>
        <w:r w:rsidR="00210D07">
          <w:rPr>
            <w:rFonts w:ascii="Times New Roman" w:hAnsi="Times New Roman"/>
            <w:sz w:val="28"/>
            <w:szCs w:val="28"/>
          </w:rPr>
          <w:t>M</w:t>
        </w:r>
      </w:ins>
      <w:ins w:id="27" w:author="世琪 duan" w:date="2017-12-17T14:59:00Z">
        <w:r w:rsidR="00210D07">
          <w:rPr>
            <w:rFonts w:ascii="Times New Roman" w:hAnsi="Times New Roman" w:hint="eastAsia"/>
            <w:sz w:val="28"/>
            <w:szCs w:val="28"/>
          </w:rPr>
          <w:t>LPConv</w:t>
        </w:r>
      </w:ins>
      <w:proofErr w:type="spellEnd"/>
      <w:ins w:id="28" w:author="世琪 duan" w:date="2017-12-17T14:58:00Z">
        <w:r w:rsidR="00210D07">
          <w:rPr>
            <w:rFonts w:ascii="Times New Roman" w:hAnsi="Times New Roman"/>
            <w:sz w:val="28"/>
            <w:szCs w:val="28"/>
          </w:rPr>
          <w:t>) layers, on top of which lie in the global average pooling and the objective cost layer.</w:t>
        </w:r>
        <w:r w:rsidR="00210D07">
          <w:rPr>
            <w:rFonts w:ascii="Times New Roman" w:hAnsi="Times New Roman" w:hint="eastAsia"/>
            <w:sz w:val="28"/>
            <w:szCs w:val="28"/>
          </w:rPr>
          <w:t xml:space="preserve"> </w:t>
        </w:r>
      </w:ins>
      <w:ins w:id="29" w:author="世琪 duan" w:date="2017-12-17T15:00:00Z">
        <w:r w:rsidR="00210D07" w:rsidRPr="00EA2059">
          <w:rPr>
            <w:rFonts w:ascii="Times New Roman" w:hAnsi="Times New Roman"/>
            <w:sz w:val="28"/>
            <w:szCs w:val="28"/>
          </w:rPr>
          <w:t>For the CIFAR10 classification task, we tune</w:t>
        </w:r>
        <w:r w:rsidR="00210D07">
          <w:rPr>
            <w:rFonts w:ascii="Times New Roman" w:hAnsi="Times New Roman"/>
            <w:sz w:val="28"/>
            <w:szCs w:val="28"/>
          </w:rPr>
          <w:t>d</w:t>
        </w:r>
        <w:r w:rsidR="00210D07" w:rsidRPr="00EA2059">
          <w:rPr>
            <w:rFonts w:ascii="Times New Roman" w:hAnsi="Times New Roman"/>
            <w:sz w:val="28"/>
            <w:szCs w:val="28"/>
          </w:rPr>
          <w:t xml:space="preserve"> the number of layers </w:t>
        </w:r>
        <w:proofErr w:type="gramStart"/>
        <w:r w:rsidR="00210D07" w:rsidRPr="00EA2059">
          <w:rPr>
            <w:rFonts w:ascii="Times New Roman" w:hAnsi="Times New Roman"/>
            <w:sz w:val="28"/>
            <w:szCs w:val="28"/>
          </w:rPr>
          <w:t>in both</w:t>
        </w:r>
        <w:proofErr w:type="gramEnd"/>
        <w:r w:rsidR="00210D07" w:rsidRPr="00EA2059">
          <w:rPr>
            <w:rFonts w:ascii="Times New Roman" w:hAnsi="Times New Roman"/>
            <w:sz w:val="28"/>
            <w:szCs w:val="28"/>
          </w:rPr>
          <w:t xml:space="preserve"> NIN and the micro network, as well as the hyper-parameters.</w:t>
        </w:r>
        <w:r w:rsidR="00210D07">
          <w:rPr>
            <w:rFonts w:ascii="Times New Roman" w:hAnsi="Times New Roman"/>
            <w:sz w:val="28"/>
            <w:szCs w:val="28"/>
          </w:rPr>
          <w:t xml:space="preserve"> </w:t>
        </w:r>
        <w:r w:rsidR="00210D07" w:rsidRPr="00EA2059">
          <w:rPr>
            <w:rFonts w:ascii="Times New Roman" w:hAnsi="Times New Roman"/>
            <w:sz w:val="28"/>
            <w:szCs w:val="28"/>
          </w:rPr>
          <w:t>We add</w:t>
        </w:r>
        <w:r w:rsidR="00210D07">
          <w:rPr>
            <w:rFonts w:ascii="Times New Roman" w:hAnsi="Times New Roman"/>
            <w:sz w:val="28"/>
            <w:szCs w:val="28"/>
          </w:rPr>
          <w:t>ed</w:t>
        </w:r>
        <w:r w:rsidR="00210D07" w:rsidRPr="00EA2059">
          <w:rPr>
            <w:rFonts w:ascii="Times New Roman" w:hAnsi="Times New Roman"/>
            <w:sz w:val="28"/>
            <w:szCs w:val="28"/>
          </w:rPr>
          <w:t xml:space="preserve"> some </w:t>
        </w:r>
        <w:r w:rsidR="00DC4BF9">
          <w:rPr>
            <w:rFonts w:ascii="Times New Roman" w:hAnsi="Times New Roman"/>
            <w:sz w:val="28"/>
            <w:szCs w:val="28"/>
          </w:rPr>
          <w:t>sub-</w:t>
        </w:r>
        <w:r w:rsidR="00210D07" w:rsidRPr="00210D07">
          <w:rPr>
            <w:rFonts w:ascii="Times New Roman" w:hAnsi="Times New Roman"/>
            <w:sz w:val="28"/>
            <w:szCs w:val="28"/>
          </w:rPr>
          <w:t xml:space="preserve">sampling layers between </w:t>
        </w:r>
        <w:proofErr w:type="spellStart"/>
        <w:r w:rsidR="00210D07" w:rsidRPr="00210D07">
          <w:rPr>
            <w:rFonts w:ascii="Times New Roman" w:hAnsi="Times New Roman"/>
            <w:sz w:val="28"/>
            <w:szCs w:val="28"/>
          </w:rPr>
          <w:t>MLPC</w:t>
        </w:r>
        <w:r w:rsidR="00210D07" w:rsidRPr="00EA2059">
          <w:rPr>
            <w:rFonts w:ascii="Times New Roman" w:hAnsi="Times New Roman"/>
            <w:sz w:val="28"/>
            <w:szCs w:val="28"/>
          </w:rPr>
          <w:t>onv</w:t>
        </w:r>
        <w:proofErr w:type="spellEnd"/>
        <w:r w:rsidR="00210D07" w:rsidRPr="00EA2059">
          <w:rPr>
            <w:rFonts w:ascii="Times New Roman" w:hAnsi="Times New Roman"/>
            <w:sz w:val="28"/>
            <w:szCs w:val="28"/>
          </w:rPr>
          <w:t xml:space="preserve"> layers, just as CNN does.</w:t>
        </w:r>
      </w:ins>
      <w:ins w:id="30" w:author="世琪 duan" w:date="2017-12-17T15:01:00Z">
        <w:r w:rsidR="00210D07">
          <w:rPr>
            <w:rFonts w:ascii="Times New Roman" w:hAnsi="Times New Roman"/>
            <w:sz w:val="28"/>
            <w:szCs w:val="28"/>
          </w:rPr>
          <w:t xml:space="preserve"> </w:t>
        </w:r>
        <w:r w:rsidR="00210D07" w:rsidRPr="00EA2059">
          <w:rPr>
            <w:rFonts w:ascii="Times New Roman" w:hAnsi="Times New Roman"/>
            <w:sz w:val="28"/>
            <w:szCs w:val="28"/>
          </w:rPr>
          <w:t xml:space="preserve">Inspired from our experiments in CNN, we </w:t>
        </w:r>
        <w:r w:rsidR="00210D07">
          <w:rPr>
            <w:rFonts w:ascii="Times New Roman" w:hAnsi="Times New Roman"/>
            <w:sz w:val="28"/>
            <w:szCs w:val="28"/>
          </w:rPr>
          <w:t xml:space="preserve">also </w:t>
        </w:r>
        <w:r w:rsidR="00210D07" w:rsidRPr="00EA2059">
          <w:rPr>
            <w:rFonts w:ascii="Times New Roman" w:hAnsi="Times New Roman"/>
            <w:sz w:val="28"/>
            <w:szCs w:val="28"/>
          </w:rPr>
          <w:t>add</w:t>
        </w:r>
        <w:r w:rsidR="00210D07">
          <w:rPr>
            <w:rFonts w:ascii="Times New Roman" w:hAnsi="Times New Roman"/>
            <w:sz w:val="28"/>
            <w:szCs w:val="28"/>
          </w:rPr>
          <w:t>ed B</w:t>
        </w:r>
        <w:r w:rsidR="00210D07" w:rsidRPr="00210D07">
          <w:rPr>
            <w:rFonts w:ascii="Times New Roman" w:hAnsi="Times New Roman"/>
            <w:sz w:val="28"/>
            <w:szCs w:val="28"/>
          </w:rPr>
          <w:t>atch N</w:t>
        </w:r>
        <w:r w:rsidR="00210D07" w:rsidRPr="00EA2059">
          <w:rPr>
            <w:rFonts w:ascii="Times New Roman" w:hAnsi="Times New Roman"/>
            <w:sz w:val="28"/>
            <w:szCs w:val="28"/>
          </w:rPr>
          <w:t>ormalization layers to accelerate the training process.</w:t>
        </w:r>
      </w:ins>
    </w:p>
    <w:p w14:paraId="5FEFFBEC" w14:textId="3BD8CF3E" w:rsidR="00385A38" w:rsidRDefault="00952EAE" w:rsidP="00385A38">
      <w:pPr>
        <w:rPr>
          <w:ins w:id="31" w:author="世琪 duan" w:date="2017-12-17T17:08:00Z"/>
          <w:rFonts w:ascii="Times New Roman" w:hAnsi="Times New Roman"/>
          <w:sz w:val="28"/>
          <w:szCs w:val="28"/>
        </w:rPr>
      </w:pPr>
      <w:commentRangeStart w:id="32"/>
      <w:r>
        <w:rPr>
          <w:rFonts w:ascii="Times New Roman" w:hAnsi="Times New Roman"/>
          <w:sz w:val="28"/>
          <w:szCs w:val="28"/>
        </w:rPr>
        <w:t>Here is the framework of layers in our NI</w:t>
      </w:r>
      <w:r w:rsidR="00B11D7B">
        <w:rPr>
          <w:rFonts w:ascii="Times New Roman" w:hAnsi="Times New Roman"/>
          <w:sz w:val="28"/>
          <w:szCs w:val="28"/>
        </w:rPr>
        <w:t xml:space="preserve">N in order: </w:t>
      </w:r>
      <w:proofErr w:type="spellStart"/>
      <w:r w:rsidR="00B11D7B">
        <w:rPr>
          <w:rFonts w:ascii="Times New Roman" w:hAnsi="Times New Roman"/>
          <w:sz w:val="28"/>
          <w:szCs w:val="28"/>
        </w:rPr>
        <w:t>MLP</w:t>
      </w:r>
      <w:ins w:id="33" w:author="世琪 duan" w:date="2017-12-17T15:03:00Z">
        <w:r w:rsidR="0031507E">
          <w:rPr>
            <w:rFonts w:ascii="Times New Roman" w:hAnsi="Times New Roman"/>
            <w:sz w:val="28"/>
            <w:szCs w:val="28"/>
          </w:rPr>
          <w:t>Conv</w:t>
        </w:r>
        <w:proofErr w:type="spellEnd"/>
        <w:r w:rsidR="0031507E">
          <w:rPr>
            <w:rFonts w:ascii="Times New Roman" w:hAnsi="Times New Roman"/>
            <w:sz w:val="28"/>
            <w:szCs w:val="28"/>
          </w:rPr>
          <w:t xml:space="preserve"> Layer</w:t>
        </w:r>
      </w:ins>
      <w:r>
        <w:rPr>
          <w:rFonts w:ascii="Times New Roman" w:hAnsi="Times New Roman"/>
          <w:sz w:val="28"/>
          <w:szCs w:val="28"/>
        </w:rPr>
        <w:t xml:space="preserve">1, Max-Pooling Layer, </w:t>
      </w:r>
      <w:r w:rsidR="00B11D7B">
        <w:rPr>
          <w:rFonts w:ascii="Times New Roman" w:hAnsi="Times New Roman"/>
          <w:sz w:val="28"/>
          <w:szCs w:val="28"/>
        </w:rPr>
        <w:t>Dropout Layer</w:t>
      </w:r>
      <w:r w:rsidR="0018049C">
        <w:rPr>
          <w:rFonts w:ascii="Times New Roman" w:hAnsi="Times New Roman"/>
          <w:sz w:val="28"/>
          <w:szCs w:val="28"/>
        </w:rPr>
        <w:t>1</w:t>
      </w:r>
      <w:r w:rsidR="00B11D7B">
        <w:rPr>
          <w:rFonts w:ascii="Times New Roman" w:hAnsi="Times New Roman"/>
          <w:sz w:val="28"/>
          <w:szCs w:val="28"/>
        </w:rPr>
        <w:t xml:space="preserve">, </w:t>
      </w:r>
      <w:proofErr w:type="spellStart"/>
      <w:r w:rsidR="00B11D7B">
        <w:rPr>
          <w:rFonts w:ascii="Times New Roman" w:hAnsi="Times New Roman"/>
          <w:sz w:val="28"/>
          <w:szCs w:val="28"/>
        </w:rPr>
        <w:t>MLP</w:t>
      </w:r>
      <w:ins w:id="34" w:author="世琪 duan" w:date="2017-12-17T15:03:00Z">
        <w:r w:rsidR="0031507E">
          <w:rPr>
            <w:rFonts w:ascii="Times New Roman" w:hAnsi="Times New Roman"/>
            <w:sz w:val="28"/>
            <w:szCs w:val="28"/>
          </w:rPr>
          <w:t>Conv</w:t>
        </w:r>
        <w:proofErr w:type="spellEnd"/>
        <w:r w:rsidR="0031507E">
          <w:rPr>
            <w:rFonts w:ascii="Times New Roman" w:hAnsi="Times New Roman"/>
            <w:sz w:val="28"/>
            <w:szCs w:val="28"/>
          </w:rPr>
          <w:t xml:space="preserve"> Layer</w:t>
        </w:r>
      </w:ins>
      <w:r w:rsidR="00B11D7B">
        <w:rPr>
          <w:rFonts w:ascii="Times New Roman" w:hAnsi="Times New Roman"/>
          <w:sz w:val="28"/>
          <w:szCs w:val="28"/>
        </w:rPr>
        <w:t>2, Average-Pooling Layer</w:t>
      </w:r>
      <w:r w:rsidR="0018049C">
        <w:rPr>
          <w:rFonts w:ascii="Times New Roman" w:hAnsi="Times New Roman"/>
          <w:sz w:val="28"/>
          <w:szCs w:val="28"/>
        </w:rPr>
        <w:t>1</w:t>
      </w:r>
      <w:r w:rsidR="00B11D7B">
        <w:rPr>
          <w:rFonts w:ascii="Times New Roman" w:hAnsi="Times New Roman"/>
          <w:sz w:val="28"/>
          <w:szCs w:val="28"/>
        </w:rPr>
        <w:t>, Dropout Layer</w:t>
      </w:r>
      <w:r w:rsidR="0018049C">
        <w:rPr>
          <w:rFonts w:ascii="Times New Roman" w:hAnsi="Times New Roman"/>
          <w:sz w:val="28"/>
          <w:szCs w:val="28"/>
        </w:rPr>
        <w:t>2</w:t>
      </w:r>
      <w:r w:rsidR="00B11D7B">
        <w:rPr>
          <w:rFonts w:ascii="Times New Roman" w:hAnsi="Times New Roman"/>
          <w:sz w:val="28"/>
          <w:szCs w:val="28"/>
        </w:rPr>
        <w:t xml:space="preserve">, </w:t>
      </w:r>
      <w:proofErr w:type="spellStart"/>
      <w:r w:rsidR="00B11D7B">
        <w:rPr>
          <w:rFonts w:ascii="Times New Roman" w:hAnsi="Times New Roman"/>
          <w:sz w:val="28"/>
          <w:szCs w:val="28"/>
        </w:rPr>
        <w:t>MLP</w:t>
      </w:r>
      <w:ins w:id="35" w:author="世琪 duan" w:date="2017-12-17T15:03:00Z">
        <w:r w:rsidR="0031507E">
          <w:rPr>
            <w:rFonts w:ascii="Times New Roman" w:hAnsi="Times New Roman"/>
            <w:sz w:val="28"/>
            <w:szCs w:val="28"/>
          </w:rPr>
          <w:t>Conv</w:t>
        </w:r>
        <w:proofErr w:type="spellEnd"/>
        <w:r w:rsidR="0031507E">
          <w:rPr>
            <w:rFonts w:ascii="Times New Roman" w:hAnsi="Times New Roman"/>
            <w:sz w:val="28"/>
            <w:szCs w:val="28"/>
          </w:rPr>
          <w:t xml:space="preserve"> Layer</w:t>
        </w:r>
      </w:ins>
      <w:r w:rsidR="00B11D7B">
        <w:rPr>
          <w:rFonts w:ascii="Times New Roman" w:hAnsi="Times New Roman"/>
          <w:sz w:val="28"/>
          <w:szCs w:val="28"/>
        </w:rPr>
        <w:t xml:space="preserve">3, </w:t>
      </w:r>
      <w:r>
        <w:rPr>
          <w:rFonts w:ascii="Times New Roman" w:hAnsi="Times New Roman"/>
          <w:sz w:val="28"/>
          <w:szCs w:val="28"/>
        </w:rPr>
        <w:t xml:space="preserve">and </w:t>
      </w:r>
      <w:r w:rsidR="00B11D7B" w:rsidRPr="00660B01">
        <w:rPr>
          <w:rFonts w:ascii="Times New Roman" w:hAnsi="Times New Roman"/>
          <w:sz w:val="28"/>
          <w:szCs w:val="28"/>
        </w:rPr>
        <w:t>Average-Pooling</w:t>
      </w:r>
      <w:r w:rsidRPr="00660B01">
        <w:rPr>
          <w:rFonts w:ascii="Times New Roman" w:hAnsi="Times New Roman"/>
          <w:sz w:val="28"/>
          <w:szCs w:val="28"/>
        </w:rPr>
        <w:t xml:space="preserve"> Layer</w:t>
      </w:r>
      <w:r w:rsidR="0018049C" w:rsidRPr="00660B01">
        <w:rPr>
          <w:rFonts w:ascii="Times New Roman" w:hAnsi="Times New Roman"/>
          <w:sz w:val="28"/>
          <w:szCs w:val="28"/>
        </w:rPr>
        <w:t>2</w:t>
      </w:r>
      <w:r w:rsidRPr="00660B01">
        <w:rPr>
          <w:rFonts w:ascii="Times New Roman" w:hAnsi="Times New Roman"/>
          <w:sz w:val="28"/>
          <w:szCs w:val="28"/>
        </w:rPr>
        <w:t>.</w:t>
      </w:r>
      <w:r>
        <w:rPr>
          <w:rFonts w:ascii="Times New Roman" w:hAnsi="Times New Roman"/>
          <w:sz w:val="28"/>
          <w:szCs w:val="28"/>
        </w:rPr>
        <w:t xml:space="preserve"> </w:t>
      </w:r>
      <w:commentRangeEnd w:id="32"/>
      <w:r w:rsidR="00D8304E" w:rsidRPr="00660B01">
        <w:rPr>
          <w:rFonts w:ascii="Times New Roman" w:hAnsi="Times New Roman"/>
          <w:sz w:val="28"/>
          <w:szCs w:val="28"/>
        </w:rPr>
        <w:commentReference w:id="32"/>
      </w:r>
    </w:p>
    <w:p w14:paraId="08D9F037" w14:textId="61D700FD" w:rsidR="00F7358C" w:rsidRDefault="00F7358C" w:rsidP="00385A38">
      <w:pPr>
        <w:rPr>
          <w:ins w:id="36" w:author="世琪 duan" w:date="2017-12-17T15:35:00Z"/>
          <w:rFonts w:ascii="Times New Roman" w:hAnsi="Times New Roman"/>
          <w:sz w:val="28"/>
          <w:szCs w:val="28"/>
        </w:rPr>
      </w:pPr>
      <w:ins w:id="37" w:author="世琪 duan" w:date="2017-12-17T17:08:00Z">
        <w:r>
          <w:rPr>
            <w:rFonts w:ascii="Times New Roman" w:hAnsi="Times New Roman"/>
            <w:noProof/>
            <w:sz w:val="28"/>
            <w:szCs w:val="28"/>
            <w:rPrChange w:id="38">
              <w:rPr>
                <w:noProof/>
              </w:rPr>
            </w:rPrChange>
          </w:rPr>
          <w:drawing>
            <wp:inline distT="0" distB="0" distL="0" distR="0" wp14:anchorId="104DD86F" wp14:editId="1AFA65E9">
              <wp:extent cx="2209800" cy="825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2-17 下午5.07.14.png"/>
                      <pic:cNvPicPr/>
                    </pic:nvPicPr>
                    <pic:blipFill>
                      <a:blip r:embed="rId10">
                        <a:extLst>
                          <a:ext uri="{28A0092B-C50C-407E-A947-70E740481C1C}">
                            <a14:useLocalDpi xmlns:a14="http://schemas.microsoft.com/office/drawing/2010/main" val="0"/>
                          </a:ext>
                        </a:extLst>
                      </a:blip>
                      <a:stretch>
                        <a:fillRect/>
                      </a:stretch>
                    </pic:blipFill>
                    <pic:spPr>
                      <a:xfrm>
                        <a:off x="0" y="0"/>
                        <a:ext cx="2209800" cy="8255000"/>
                      </a:xfrm>
                      <a:prstGeom prst="rect">
                        <a:avLst/>
                      </a:prstGeom>
                    </pic:spPr>
                  </pic:pic>
                </a:graphicData>
              </a:graphic>
            </wp:inline>
          </w:drawing>
        </w:r>
      </w:ins>
    </w:p>
    <w:p w14:paraId="52491F43" w14:textId="4997C98C" w:rsidR="00CB31B9" w:rsidRPr="005E6F8E" w:rsidRDefault="00CB31B9" w:rsidP="005E6F8E">
      <w:pPr>
        <w:pStyle w:val="ab"/>
        <w:spacing w:line="360" w:lineRule="auto"/>
        <w:rPr>
          <w:ins w:id="39" w:author="世琪 duan" w:date="2017-12-17T15:35:00Z"/>
          <w:rFonts w:ascii="Times New Roman" w:hAnsi="Times New Roman"/>
          <w:sz w:val="28"/>
          <w:szCs w:val="28"/>
        </w:rPr>
      </w:pPr>
      <w:ins w:id="40" w:author="世琪 duan" w:date="2017-12-17T15:35:00Z">
        <w:r w:rsidRPr="005E6F8E">
          <w:rPr>
            <w:rFonts w:ascii="Times New Roman" w:hAnsi="Times New Roman"/>
            <w:sz w:val="28"/>
            <w:szCs w:val="28"/>
          </w:rPr>
          <w:t>LEARNING DETAILS:</w:t>
        </w:r>
      </w:ins>
    </w:p>
    <w:p w14:paraId="7C4AA028" w14:textId="77777777" w:rsidR="00D72AE0" w:rsidRPr="005E6F8E" w:rsidRDefault="00CB31B9" w:rsidP="005E6F8E">
      <w:pPr>
        <w:pStyle w:val="ab"/>
        <w:numPr>
          <w:ilvl w:val="0"/>
          <w:numId w:val="7"/>
        </w:numPr>
        <w:rPr>
          <w:ins w:id="41" w:author="世琪 duan" w:date="2017-12-17T15:38:00Z"/>
          <w:rFonts w:ascii="Times New Roman" w:hAnsi="Times New Roman"/>
        </w:rPr>
      </w:pPr>
      <w:ins w:id="42" w:author="世琪 duan" w:date="2017-12-17T15:35:00Z">
        <w:r w:rsidRPr="005E6F8E">
          <w:rPr>
            <w:rFonts w:ascii="Times New Roman" w:hAnsi="Times New Roman"/>
          </w:rPr>
          <w:t>Optimizer</w:t>
        </w:r>
      </w:ins>
      <w:ins w:id="43" w:author="世琪 duan" w:date="2017-12-17T15:37:00Z">
        <w:r w:rsidR="00D72AE0" w:rsidRPr="005E6F8E">
          <w:rPr>
            <w:rFonts w:ascii="Times New Roman" w:hAnsi="Times New Roman"/>
          </w:rPr>
          <w:t xml:space="preserve">: </w:t>
        </w:r>
        <w:r w:rsidR="00D72AE0" w:rsidRPr="005E6F8E">
          <w:rPr>
            <w:rFonts w:ascii="Times New Roman" w:hAnsi="Times New Roman"/>
            <w:i/>
          </w:rPr>
          <w:t>Adam</w:t>
        </w:r>
      </w:ins>
    </w:p>
    <w:p w14:paraId="4719EDBC" w14:textId="77777777" w:rsidR="001F2C46" w:rsidRPr="005E6F8E" w:rsidRDefault="00D72AE0" w:rsidP="005E6F8E">
      <w:pPr>
        <w:pStyle w:val="ab"/>
        <w:numPr>
          <w:ilvl w:val="0"/>
          <w:numId w:val="7"/>
        </w:numPr>
        <w:rPr>
          <w:ins w:id="44" w:author="世琪 duan" w:date="2017-12-17T15:39:00Z"/>
          <w:rFonts w:ascii="Times New Roman" w:hAnsi="Times New Roman"/>
        </w:rPr>
      </w:pPr>
      <w:ins w:id="45" w:author="世琪 duan" w:date="2017-12-17T15:35:00Z">
        <w:r w:rsidRPr="005E6F8E">
          <w:rPr>
            <w:rFonts w:ascii="Times New Roman" w:hAnsi="Times New Roman"/>
          </w:rPr>
          <w:t>Batch Size:</w:t>
        </w:r>
      </w:ins>
      <w:ins w:id="46" w:author="世琪 duan" w:date="2017-12-17T15:38:00Z">
        <w:r w:rsidRPr="005E6F8E">
          <w:rPr>
            <w:rFonts w:ascii="Times New Roman" w:hAnsi="Times New Roman"/>
          </w:rPr>
          <w:t xml:space="preserve"> </w:t>
        </w:r>
      </w:ins>
      <w:ins w:id="47" w:author="世琪 duan" w:date="2017-12-17T15:35:00Z">
        <w:r w:rsidR="00CB31B9" w:rsidRPr="005E6F8E">
          <w:rPr>
            <w:rFonts w:ascii="Times New Roman" w:hAnsi="Times New Roman"/>
          </w:rPr>
          <w:t>256</w:t>
        </w:r>
      </w:ins>
    </w:p>
    <w:p w14:paraId="0FCF67F1" w14:textId="77777777" w:rsidR="001F2C46" w:rsidRPr="005E6F8E" w:rsidRDefault="001F2C46" w:rsidP="005E6F8E">
      <w:pPr>
        <w:pStyle w:val="ab"/>
        <w:numPr>
          <w:ilvl w:val="0"/>
          <w:numId w:val="7"/>
        </w:numPr>
        <w:rPr>
          <w:ins w:id="48" w:author="世琪 duan" w:date="2017-12-17T15:39:00Z"/>
          <w:rFonts w:ascii="Times New Roman" w:hAnsi="Times New Roman"/>
        </w:rPr>
      </w:pPr>
      <w:ins w:id="49" w:author="世琪 duan" w:date="2017-12-17T15:35:00Z">
        <w:r w:rsidRPr="005E6F8E">
          <w:rPr>
            <w:rFonts w:ascii="Times New Roman" w:hAnsi="Times New Roman"/>
          </w:rPr>
          <w:t>Learning Rate:</w:t>
        </w:r>
      </w:ins>
      <w:ins w:id="50" w:author="世琪 duan" w:date="2017-12-17T15:39:00Z">
        <w:r w:rsidRPr="005E6F8E">
          <w:rPr>
            <w:rFonts w:ascii="Times New Roman" w:hAnsi="Times New Roman"/>
          </w:rPr>
          <w:t xml:space="preserve"> </w:t>
        </w:r>
      </w:ins>
      <w:ins w:id="51" w:author="世琪 duan" w:date="2017-12-17T15:35:00Z">
        <w:r w:rsidR="00CB31B9" w:rsidRPr="005E6F8E">
          <w:rPr>
            <w:rFonts w:ascii="Times New Roman" w:hAnsi="Times New Roman"/>
          </w:rPr>
          <w:t>1e-4</w:t>
        </w:r>
      </w:ins>
    </w:p>
    <w:p w14:paraId="1784F2F3" w14:textId="77777777" w:rsidR="001F2C46" w:rsidRPr="005E6F8E" w:rsidRDefault="001F2C46" w:rsidP="005E6F8E">
      <w:pPr>
        <w:pStyle w:val="ab"/>
        <w:numPr>
          <w:ilvl w:val="0"/>
          <w:numId w:val="7"/>
        </w:numPr>
        <w:rPr>
          <w:ins w:id="52" w:author="世琪 duan" w:date="2017-12-17T15:39:00Z"/>
          <w:rFonts w:ascii="Times New Roman" w:hAnsi="Times New Roman"/>
        </w:rPr>
      </w:pPr>
      <w:ins w:id="53" w:author="世琪 duan" w:date="2017-12-17T15:35:00Z">
        <w:r w:rsidRPr="005E6F8E">
          <w:rPr>
            <w:rFonts w:ascii="Times New Roman" w:hAnsi="Times New Roman"/>
          </w:rPr>
          <w:t>I</w:t>
        </w:r>
        <w:r w:rsidR="00CB31B9" w:rsidRPr="005E6F8E">
          <w:rPr>
            <w:rFonts w:ascii="Times New Roman" w:hAnsi="Times New Roman"/>
          </w:rPr>
          <w:t>nitializer:</w:t>
        </w:r>
      </w:ins>
    </w:p>
    <w:p w14:paraId="7DCCAF75" w14:textId="3B54313B" w:rsidR="001F2C46" w:rsidRPr="005E6F8E" w:rsidRDefault="001F2C46" w:rsidP="005E6F8E">
      <w:pPr>
        <w:pStyle w:val="ab"/>
        <w:numPr>
          <w:ilvl w:val="1"/>
          <w:numId w:val="8"/>
        </w:numPr>
        <w:rPr>
          <w:ins w:id="54" w:author="世琪 duan" w:date="2017-12-17T15:39:00Z"/>
          <w:rFonts w:ascii="Times New Roman" w:hAnsi="Times New Roman"/>
        </w:rPr>
      </w:pPr>
      <w:ins w:id="55" w:author="世琪 duan" w:date="2017-12-17T15:39:00Z">
        <w:r w:rsidRPr="005E6F8E">
          <w:rPr>
            <w:rFonts w:ascii="Times New Roman" w:hAnsi="Times New Roman"/>
          </w:rPr>
          <w:t xml:space="preserve"> </w:t>
        </w:r>
      </w:ins>
      <w:ins w:id="56" w:author="世琪 duan" w:date="2017-12-17T15:35:00Z">
        <w:r w:rsidRPr="005E6F8E">
          <w:rPr>
            <w:rFonts w:ascii="Times New Roman" w:hAnsi="Times New Roman"/>
          </w:rPr>
          <w:t>A</w:t>
        </w:r>
        <w:r w:rsidR="00CB31B9" w:rsidRPr="005E6F8E">
          <w:rPr>
            <w:rFonts w:ascii="Times New Roman" w:hAnsi="Times New Roman"/>
          </w:rPr>
          <w:t xml:space="preserve"> zero-me</w:t>
        </w:r>
        <w:r w:rsidRPr="005E6F8E">
          <w:rPr>
            <w:rFonts w:ascii="Times New Roman" w:hAnsi="Times New Roman"/>
          </w:rPr>
          <w:t>an Gaussian distribution with standard deviation</w:t>
        </w:r>
        <w:r w:rsidR="00CB31B9" w:rsidRPr="005E6F8E">
          <w:rPr>
            <w:rFonts w:ascii="Times New Roman" w:hAnsi="Times New Roman"/>
          </w:rPr>
          <w:t xml:space="preserve"> 5e-2 for weights</w:t>
        </w:r>
      </w:ins>
    </w:p>
    <w:p w14:paraId="63D6FC60" w14:textId="342DF494" w:rsidR="00CB31B9" w:rsidRPr="005E6F8E" w:rsidRDefault="001F2C46" w:rsidP="005E6F8E">
      <w:pPr>
        <w:pStyle w:val="ab"/>
        <w:numPr>
          <w:ilvl w:val="1"/>
          <w:numId w:val="8"/>
        </w:numPr>
        <w:rPr>
          <w:rFonts w:ascii="Times New Roman" w:hAnsi="Times New Roman"/>
        </w:rPr>
      </w:pPr>
      <w:ins w:id="57" w:author="世琪 duan" w:date="2017-12-17T15:39:00Z">
        <w:r w:rsidRPr="005E6F8E">
          <w:rPr>
            <w:rFonts w:ascii="Times New Roman" w:hAnsi="Times New Roman"/>
          </w:rPr>
          <w:t xml:space="preserve"> </w:t>
        </w:r>
      </w:ins>
      <w:ins w:id="58" w:author="世琪 duan" w:date="2017-12-17T15:35:00Z">
        <w:r w:rsidRPr="005E6F8E">
          <w:rPr>
            <w:rFonts w:ascii="Times New Roman" w:hAnsi="Times New Roman"/>
          </w:rPr>
          <w:t>C</w:t>
        </w:r>
        <w:r w:rsidR="00CB31B9" w:rsidRPr="005E6F8E">
          <w:rPr>
            <w:rFonts w:ascii="Times New Roman" w:hAnsi="Times New Roman"/>
          </w:rPr>
          <w:t>onstant zero for bias</w:t>
        </w:r>
      </w:ins>
    </w:p>
    <w:p w14:paraId="3D7742DE" w14:textId="632DDDD3" w:rsidR="00CA41E3" w:rsidRPr="005E6F8E" w:rsidRDefault="00087E97" w:rsidP="00F93E59">
      <w:pPr>
        <w:pStyle w:val="a3"/>
        <w:numPr>
          <w:ilvl w:val="2"/>
          <w:numId w:val="1"/>
        </w:numPr>
        <w:spacing w:line="360" w:lineRule="auto"/>
        <w:ind w:firstLineChars="0"/>
        <w:rPr>
          <w:rFonts w:ascii="Times New Roman" w:hAnsi="Times New Roman"/>
          <w:b/>
          <w:sz w:val="28"/>
          <w:szCs w:val="28"/>
        </w:rPr>
      </w:pPr>
      <w:proofErr w:type="spellStart"/>
      <w:r w:rsidRPr="005E6F8E">
        <w:rPr>
          <w:rFonts w:ascii="Times New Roman" w:hAnsi="Times New Roman"/>
          <w:b/>
          <w:sz w:val="28"/>
          <w:szCs w:val="28"/>
        </w:rPr>
        <w:t>MLP</w:t>
      </w:r>
      <w:ins w:id="59" w:author="世琪 duan" w:date="2017-12-17T15:02:00Z">
        <w:r w:rsidR="0031507E" w:rsidRPr="005E6F8E">
          <w:rPr>
            <w:rFonts w:ascii="Times New Roman" w:hAnsi="Times New Roman"/>
            <w:b/>
            <w:sz w:val="28"/>
            <w:szCs w:val="28"/>
          </w:rPr>
          <w:t>Conv</w:t>
        </w:r>
        <w:proofErr w:type="spellEnd"/>
        <w:r w:rsidR="0031507E" w:rsidRPr="005E6F8E">
          <w:rPr>
            <w:rFonts w:ascii="Times New Roman" w:hAnsi="Times New Roman"/>
            <w:b/>
            <w:sz w:val="28"/>
            <w:szCs w:val="28"/>
          </w:rPr>
          <w:t xml:space="preserve"> Layers</w:t>
        </w:r>
      </w:ins>
    </w:p>
    <w:p w14:paraId="39D0D70A" w14:textId="2A70A11D" w:rsidR="00087E97" w:rsidRDefault="00CE35B3" w:rsidP="00087E97">
      <w:pPr>
        <w:rPr>
          <w:rFonts w:ascii="Times New Roman" w:hAnsi="Times New Roman"/>
          <w:sz w:val="28"/>
          <w:szCs w:val="28"/>
        </w:rPr>
      </w:pPr>
      <w:del w:id="60" w:author="世琪 duan" w:date="2017-12-17T15:03:00Z">
        <w:r w:rsidDel="00F42825">
          <w:rPr>
            <w:rFonts w:ascii="Times New Roman" w:hAnsi="Times New Roman"/>
            <w:sz w:val="28"/>
            <w:szCs w:val="28"/>
          </w:rPr>
          <w:delText xml:space="preserve">A MLP is a class of feedforward artificial neural network. </w:delText>
        </w:r>
      </w:del>
      <w:r>
        <w:rPr>
          <w:rFonts w:ascii="Times New Roman" w:hAnsi="Times New Roman"/>
          <w:sz w:val="28"/>
          <w:szCs w:val="28"/>
        </w:rPr>
        <w:t xml:space="preserve">In our NIN, each </w:t>
      </w:r>
      <w:proofErr w:type="spellStart"/>
      <w:r>
        <w:rPr>
          <w:rFonts w:ascii="Times New Roman" w:hAnsi="Times New Roman"/>
          <w:sz w:val="28"/>
          <w:szCs w:val="28"/>
        </w:rPr>
        <w:t>MLP</w:t>
      </w:r>
      <w:ins w:id="61" w:author="世琪 duan" w:date="2017-12-17T15:03:00Z">
        <w:r w:rsidR="00F42825">
          <w:rPr>
            <w:rFonts w:ascii="Times New Roman" w:hAnsi="Times New Roman"/>
            <w:sz w:val="28"/>
            <w:szCs w:val="28"/>
          </w:rPr>
          <w:t>Conv</w:t>
        </w:r>
        <w:proofErr w:type="spellEnd"/>
        <w:r w:rsidR="00F42825">
          <w:rPr>
            <w:rFonts w:ascii="Times New Roman" w:hAnsi="Times New Roman"/>
            <w:sz w:val="28"/>
            <w:szCs w:val="28"/>
          </w:rPr>
          <w:t xml:space="preserve"> layer</w:t>
        </w:r>
      </w:ins>
      <w:r>
        <w:rPr>
          <w:rFonts w:ascii="Times New Roman" w:hAnsi="Times New Roman"/>
          <w:sz w:val="28"/>
          <w:szCs w:val="28"/>
        </w:rPr>
        <w:t xml:space="preserve"> consists of one </w:t>
      </w:r>
      <w:proofErr w:type="spellStart"/>
      <w:r>
        <w:rPr>
          <w:rFonts w:ascii="Times New Roman" w:hAnsi="Times New Roman"/>
          <w:sz w:val="28"/>
          <w:szCs w:val="28"/>
        </w:rPr>
        <w:t>Conv</w:t>
      </w:r>
      <w:proofErr w:type="spellEnd"/>
      <w:r>
        <w:rPr>
          <w:rFonts w:ascii="Times New Roman" w:hAnsi="Times New Roman"/>
          <w:sz w:val="28"/>
          <w:szCs w:val="28"/>
        </w:rPr>
        <w:t xml:space="preserve"> layer and two Cross Ch</w:t>
      </w:r>
      <w:r w:rsidR="00043FDD">
        <w:rPr>
          <w:rFonts w:ascii="Times New Roman" w:hAnsi="Times New Roman"/>
          <w:sz w:val="28"/>
          <w:szCs w:val="28"/>
        </w:rPr>
        <w:t>annel P</w:t>
      </w:r>
      <w:ins w:id="62" w:author="世琪 duan" w:date="2017-12-17T15:04:00Z">
        <w:r w:rsidR="00F42825">
          <w:rPr>
            <w:rFonts w:ascii="Times New Roman" w:hAnsi="Times New Roman"/>
            <w:sz w:val="28"/>
            <w:szCs w:val="28"/>
          </w:rPr>
          <w:t>arametric Pooling</w:t>
        </w:r>
      </w:ins>
      <w:del w:id="63" w:author="世琪 duan" w:date="2017-12-17T15:04:00Z">
        <w:r w:rsidR="00043FDD" w:rsidDel="00F42825">
          <w:rPr>
            <w:rFonts w:ascii="Times New Roman" w:hAnsi="Times New Roman"/>
            <w:sz w:val="28"/>
            <w:szCs w:val="28"/>
          </w:rPr>
          <w:delText>ooling</w:delText>
        </w:r>
      </w:del>
      <w:r w:rsidR="00043FDD">
        <w:rPr>
          <w:rFonts w:ascii="Times New Roman" w:hAnsi="Times New Roman"/>
          <w:sz w:val="28"/>
          <w:szCs w:val="28"/>
        </w:rPr>
        <w:t xml:space="preserve"> (</w:t>
      </w:r>
      <w:proofErr w:type="spellStart"/>
      <w:r w:rsidR="00043FDD">
        <w:rPr>
          <w:rFonts w:ascii="Times New Roman" w:hAnsi="Times New Roman"/>
          <w:sz w:val="28"/>
          <w:szCs w:val="28"/>
        </w:rPr>
        <w:t>Cccp</w:t>
      </w:r>
      <w:proofErr w:type="spellEnd"/>
      <w:r w:rsidR="00043FDD">
        <w:rPr>
          <w:rFonts w:ascii="Times New Roman" w:hAnsi="Times New Roman"/>
          <w:sz w:val="28"/>
          <w:szCs w:val="28"/>
        </w:rPr>
        <w:t xml:space="preserve">) Layers. </w:t>
      </w:r>
      <w:proofErr w:type="spellStart"/>
      <w:ins w:id="64" w:author="世琪 duan" w:date="2017-12-17T15:07:00Z">
        <w:r w:rsidR="00CC4D48">
          <w:rPr>
            <w:rFonts w:ascii="Times New Roman" w:hAnsi="Times New Roman"/>
            <w:sz w:val="28"/>
            <w:szCs w:val="28"/>
          </w:rPr>
          <w:t>Cccp</w:t>
        </w:r>
        <w:proofErr w:type="spellEnd"/>
        <w:r w:rsidR="00CC4D48">
          <w:rPr>
            <w:rFonts w:ascii="Times New Roman" w:hAnsi="Times New Roman"/>
            <w:sz w:val="28"/>
            <w:szCs w:val="28"/>
          </w:rPr>
          <w:t xml:space="preserve"> layers allow complex and learnable interactions of cross channel information. Each </w:t>
        </w:r>
        <w:proofErr w:type="spellStart"/>
        <w:r w:rsidR="00CC4D48">
          <w:rPr>
            <w:rFonts w:ascii="Times New Roman" w:hAnsi="Times New Roman"/>
            <w:sz w:val="28"/>
            <w:szCs w:val="28"/>
          </w:rPr>
          <w:t>Cccp</w:t>
        </w:r>
        <w:proofErr w:type="spellEnd"/>
        <w:r w:rsidR="00CC4D48">
          <w:rPr>
            <w:rFonts w:ascii="Times New Roman" w:hAnsi="Times New Roman"/>
            <w:sz w:val="28"/>
            <w:szCs w:val="28"/>
          </w:rPr>
          <w:t xml:space="preserve"> layer acts the same as a </w:t>
        </w:r>
        <w:proofErr w:type="spellStart"/>
        <w:r w:rsidR="00CC4D48">
          <w:rPr>
            <w:rFonts w:ascii="Times New Roman" w:hAnsi="Times New Roman"/>
            <w:sz w:val="28"/>
            <w:szCs w:val="28"/>
          </w:rPr>
          <w:t>Conv</w:t>
        </w:r>
        <w:proofErr w:type="spellEnd"/>
        <w:r w:rsidR="00CC4D48">
          <w:rPr>
            <w:rFonts w:ascii="Times New Roman" w:hAnsi="Times New Roman"/>
            <w:sz w:val="28"/>
            <w:szCs w:val="28"/>
          </w:rPr>
          <w:t xml:space="preserve"> layer with 1x1 kernel. </w:t>
        </w:r>
      </w:ins>
      <w:r w:rsidR="002F2710">
        <w:rPr>
          <w:rFonts w:ascii="Times New Roman" w:hAnsi="Times New Roman"/>
          <w:sz w:val="28"/>
          <w:szCs w:val="28"/>
        </w:rPr>
        <w:t xml:space="preserve">We applied Batch Normalization in each </w:t>
      </w:r>
      <w:ins w:id="65" w:author="世琪 duan" w:date="2017-12-17T15:06:00Z">
        <w:r w:rsidR="008A23EF">
          <w:rPr>
            <w:rFonts w:ascii="Times New Roman" w:hAnsi="Times New Roman"/>
            <w:sz w:val="28"/>
            <w:szCs w:val="28"/>
          </w:rPr>
          <w:t>sub-</w:t>
        </w:r>
      </w:ins>
      <w:r w:rsidR="002F2710">
        <w:rPr>
          <w:rFonts w:ascii="Times New Roman" w:hAnsi="Times New Roman"/>
          <w:sz w:val="28"/>
          <w:szCs w:val="28"/>
        </w:rPr>
        <w:t>layer</w:t>
      </w:r>
      <w:del w:id="66" w:author="世琪 duan" w:date="2017-12-17T15:06:00Z">
        <w:r w:rsidR="002F2710" w:rsidDel="008A23EF">
          <w:rPr>
            <w:rFonts w:ascii="Times New Roman" w:hAnsi="Times New Roman"/>
            <w:sz w:val="28"/>
            <w:szCs w:val="28"/>
          </w:rPr>
          <w:delText>s</w:delText>
        </w:r>
      </w:del>
      <w:r w:rsidR="002F2710">
        <w:rPr>
          <w:rFonts w:ascii="Times New Roman" w:hAnsi="Times New Roman"/>
          <w:sz w:val="28"/>
          <w:szCs w:val="28"/>
        </w:rPr>
        <w:t xml:space="preserve"> of all </w:t>
      </w:r>
      <w:proofErr w:type="spellStart"/>
      <w:r w:rsidR="002F2710">
        <w:rPr>
          <w:rFonts w:ascii="Times New Roman" w:hAnsi="Times New Roman"/>
          <w:sz w:val="28"/>
          <w:szCs w:val="28"/>
        </w:rPr>
        <w:t>MLP</w:t>
      </w:r>
      <w:ins w:id="67" w:author="世琪 duan" w:date="2017-12-17T15:06:00Z">
        <w:r w:rsidR="008A23EF">
          <w:rPr>
            <w:rFonts w:ascii="Times New Roman" w:hAnsi="Times New Roman"/>
            <w:sz w:val="28"/>
            <w:szCs w:val="28"/>
          </w:rPr>
          <w:t>Conv</w:t>
        </w:r>
        <w:proofErr w:type="spellEnd"/>
        <w:r w:rsidR="008A23EF">
          <w:rPr>
            <w:rFonts w:ascii="Times New Roman" w:hAnsi="Times New Roman"/>
            <w:sz w:val="28"/>
            <w:szCs w:val="28"/>
          </w:rPr>
          <w:t xml:space="preserve"> layer</w:t>
        </w:r>
      </w:ins>
      <w:r w:rsidR="002F2710">
        <w:rPr>
          <w:rFonts w:ascii="Times New Roman" w:hAnsi="Times New Roman"/>
          <w:sz w:val="28"/>
          <w:szCs w:val="28"/>
        </w:rPr>
        <w:t>s</w:t>
      </w:r>
      <w:del w:id="68" w:author="世琪 duan" w:date="2017-12-17T15:06:00Z">
        <w:r w:rsidR="002F2710" w:rsidDel="005806FB">
          <w:rPr>
            <w:rFonts w:ascii="Times New Roman" w:hAnsi="Times New Roman"/>
            <w:sz w:val="28"/>
            <w:szCs w:val="28"/>
          </w:rPr>
          <w:delText xml:space="preserve"> to accelerate converge</w:delText>
        </w:r>
        <w:r w:rsidR="00173D1C" w:rsidDel="005806FB">
          <w:rPr>
            <w:rFonts w:ascii="Times New Roman" w:hAnsi="Times New Roman"/>
            <w:sz w:val="28"/>
            <w:szCs w:val="28"/>
          </w:rPr>
          <w:delText>nce</w:delText>
        </w:r>
        <w:r w:rsidR="002F2710" w:rsidDel="005806FB">
          <w:rPr>
            <w:rFonts w:ascii="Times New Roman" w:hAnsi="Times New Roman"/>
            <w:sz w:val="28"/>
            <w:szCs w:val="28"/>
          </w:rPr>
          <w:delText xml:space="preserve"> rate</w:delText>
        </w:r>
      </w:del>
      <w:r w:rsidR="002F2710">
        <w:rPr>
          <w:rFonts w:ascii="Times New Roman" w:hAnsi="Times New Roman"/>
          <w:sz w:val="28"/>
          <w:szCs w:val="28"/>
        </w:rPr>
        <w:t xml:space="preserve">. </w:t>
      </w:r>
      <w:r w:rsidR="00043FDD">
        <w:rPr>
          <w:rFonts w:ascii="Times New Roman" w:hAnsi="Times New Roman"/>
          <w:sz w:val="28"/>
          <w:szCs w:val="28"/>
        </w:rPr>
        <w:t>The</w:t>
      </w:r>
      <w:r>
        <w:rPr>
          <w:rFonts w:ascii="Times New Roman" w:hAnsi="Times New Roman"/>
          <w:sz w:val="28"/>
          <w:szCs w:val="28"/>
        </w:rPr>
        <w:t xml:space="preserve"> multiple layers and non-linear activation </w:t>
      </w:r>
      <w:r w:rsidR="00043FDD">
        <w:rPr>
          <w:rFonts w:ascii="Times New Roman" w:hAnsi="Times New Roman"/>
          <w:sz w:val="28"/>
          <w:szCs w:val="28"/>
        </w:rPr>
        <w:t xml:space="preserve">in </w:t>
      </w:r>
      <w:proofErr w:type="spellStart"/>
      <w:r w:rsidR="00043FDD">
        <w:rPr>
          <w:rFonts w:ascii="Times New Roman" w:hAnsi="Times New Roman"/>
          <w:sz w:val="28"/>
          <w:szCs w:val="28"/>
        </w:rPr>
        <w:t>MLP</w:t>
      </w:r>
      <w:ins w:id="69" w:author="世琪 duan" w:date="2017-12-17T15:08:00Z">
        <w:r w:rsidR="00CC4D48">
          <w:rPr>
            <w:rFonts w:ascii="Times New Roman" w:hAnsi="Times New Roman"/>
            <w:sz w:val="28"/>
            <w:szCs w:val="28"/>
          </w:rPr>
          <w:t>Conv</w:t>
        </w:r>
        <w:proofErr w:type="spellEnd"/>
        <w:r w:rsidR="00CC4D48">
          <w:rPr>
            <w:rFonts w:ascii="Times New Roman" w:hAnsi="Times New Roman"/>
            <w:sz w:val="28"/>
            <w:szCs w:val="28"/>
          </w:rPr>
          <w:t xml:space="preserve"> layers</w:t>
        </w:r>
      </w:ins>
      <w:r w:rsidR="00043FDD">
        <w:rPr>
          <w:rFonts w:ascii="Times New Roman" w:hAnsi="Times New Roman"/>
          <w:sz w:val="28"/>
          <w:szCs w:val="28"/>
        </w:rPr>
        <w:t xml:space="preserve"> </w:t>
      </w:r>
      <w:r>
        <w:rPr>
          <w:rFonts w:ascii="Times New Roman" w:hAnsi="Times New Roman"/>
          <w:sz w:val="28"/>
          <w:szCs w:val="28"/>
        </w:rPr>
        <w:t>distinguish data that is not linearly separable.</w:t>
      </w:r>
    </w:p>
    <w:p w14:paraId="0526BF03" w14:textId="4A9AE952" w:rsidR="005B054D" w:rsidRDefault="005B054D" w:rsidP="00087E97">
      <w:pPr>
        <w:rPr>
          <w:rFonts w:ascii="Times New Roman" w:hAnsi="Times New Roman"/>
          <w:sz w:val="28"/>
          <w:szCs w:val="28"/>
        </w:rPr>
      </w:pPr>
      <w:r>
        <w:rPr>
          <w:rFonts w:ascii="Times New Roman" w:hAnsi="Times New Roman"/>
          <w:sz w:val="28"/>
          <w:szCs w:val="28"/>
        </w:rPr>
        <w:t xml:space="preserve">In </w:t>
      </w:r>
      <w:proofErr w:type="spellStart"/>
      <w:r>
        <w:rPr>
          <w:rFonts w:ascii="Times New Roman" w:hAnsi="Times New Roman"/>
          <w:sz w:val="28"/>
          <w:szCs w:val="28"/>
        </w:rPr>
        <w:t>MLP</w:t>
      </w:r>
      <w:ins w:id="70" w:author="世琪 duan" w:date="2017-12-17T15:10:00Z">
        <w:r w:rsidR="00AB48F5">
          <w:rPr>
            <w:rFonts w:ascii="Times New Roman" w:hAnsi="Times New Roman"/>
            <w:sz w:val="28"/>
            <w:szCs w:val="28"/>
          </w:rPr>
          <w:t>Conv</w:t>
        </w:r>
        <w:proofErr w:type="spellEnd"/>
        <w:r w:rsidR="00AB48F5">
          <w:rPr>
            <w:rFonts w:ascii="Times New Roman" w:hAnsi="Times New Roman"/>
            <w:sz w:val="28"/>
            <w:szCs w:val="28"/>
          </w:rPr>
          <w:t xml:space="preserve"> Layer</w:t>
        </w:r>
      </w:ins>
      <w:r>
        <w:rPr>
          <w:rFonts w:ascii="Times New Roman" w:hAnsi="Times New Roman"/>
          <w:sz w:val="28"/>
          <w:szCs w:val="28"/>
        </w:rPr>
        <w:t xml:space="preserve">1, </w:t>
      </w:r>
      <w:r w:rsidR="006F4C88">
        <w:rPr>
          <w:rFonts w:ascii="Times New Roman" w:hAnsi="Times New Roman"/>
          <w:sz w:val="28"/>
          <w:szCs w:val="28"/>
        </w:rPr>
        <w:t xml:space="preserve">its </w:t>
      </w:r>
      <w:proofErr w:type="spellStart"/>
      <w:r w:rsidR="006F4C88">
        <w:rPr>
          <w:rFonts w:ascii="Times New Roman" w:hAnsi="Times New Roman"/>
          <w:sz w:val="28"/>
          <w:szCs w:val="28"/>
        </w:rPr>
        <w:t>Co</w:t>
      </w:r>
      <w:r w:rsidR="00A12A2D">
        <w:rPr>
          <w:rFonts w:ascii="Times New Roman" w:hAnsi="Times New Roman"/>
          <w:sz w:val="28"/>
          <w:szCs w:val="28"/>
        </w:rPr>
        <w:t>nv</w:t>
      </w:r>
      <w:proofErr w:type="spellEnd"/>
      <w:r w:rsidR="00A12A2D">
        <w:rPr>
          <w:rFonts w:ascii="Times New Roman" w:hAnsi="Times New Roman"/>
          <w:sz w:val="28"/>
          <w:szCs w:val="28"/>
        </w:rPr>
        <w:t xml:space="preserve"> layer deals</w:t>
      </w:r>
      <w:r w:rsidR="006F4C88">
        <w:rPr>
          <w:rFonts w:ascii="Times New Roman" w:hAnsi="Times New Roman"/>
          <w:sz w:val="28"/>
          <w:szCs w:val="28"/>
        </w:rPr>
        <w:t xml:space="preserve"> with a 24x24x3 input using 96 5x5x3 filters padding 2 pixels broader and output</w:t>
      </w:r>
      <w:r w:rsidR="00A12A2D">
        <w:rPr>
          <w:rFonts w:ascii="Times New Roman" w:hAnsi="Times New Roman"/>
          <w:sz w:val="28"/>
          <w:szCs w:val="28"/>
        </w:rPr>
        <w:t>s</w:t>
      </w:r>
      <w:r w:rsidR="006F4C88">
        <w:rPr>
          <w:rFonts w:ascii="Times New Roman" w:hAnsi="Times New Roman"/>
          <w:sz w:val="28"/>
          <w:szCs w:val="28"/>
        </w:rPr>
        <w:t xml:space="preserve"> with a 24x24x96 dimensions, following by two </w:t>
      </w:r>
      <w:proofErr w:type="spellStart"/>
      <w:r w:rsidR="006F4C88">
        <w:rPr>
          <w:rFonts w:ascii="Times New Roman" w:hAnsi="Times New Roman"/>
          <w:sz w:val="28"/>
          <w:szCs w:val="28"/>
        </w:rPr>
        <w:t>Cccp</w:t>
      </w:r>
      <w:proofErr w:type="spellEnd"/>
      <w:r w:rsidR="006F4C88">
        <w:rPr>
          <w:rFonts w:ascii="Times New Roman" w:hAnsi="Times New Roman"/>
          <w:sz w:val="28"/>
          <w:szCs w:val="28"/>
        </w:rPr>
        <w:t xml:space="preserve"> layers. On</w:t>
      </w:r>
      <w:r w:rsidR="00A12A2D">
        <w:rPr>
          <w:rFonts w:ascii="Times New Roman" w:hAnsi="Times New Roman"/>
          <w:sz w:val="28"/>
          <w:szCs w:val="28"/>
        </w:rPr>
        <w:t>e uses 80 1x1x96 filters</w:t>
      </w:r>
      <w:r w:rsidR="006F4C88">
        <w:rPr>
          <w:rFonts w:ascii="Times New Roman" w:hAnsi="Times New Roman"/>
          <w:sz w:val="28"/>
          <w:szCs w:val="28"/>
        </w:rPr>
        <w:t xml:space="preserve"> and </w:t>
      </w:r>
      <w:r w:rsidR="00A12A2D">
        <w:rPr>
          <w:rFonts w:ascii="Times New Roman" w:hAnsi="Times New Roman"/>
          <w:sz w:val="28"/>
          <w:szCs w:val="28"/>
        </w:rPr>
        <w:t xml:space="preserve">another uses 48 1x1x80 filters. Both </w:t>
      </w:r>
      <w:r w:rsidR="004B2074">
        <w:rPr>
          <w:rFonts w:ascii="Times New Roman" w:hAnsi="Times New Roman"/>
          <w:sz w:val="28"/>
          <w:szCs w:val="28"/>
        </w:rPr>
        <w:t xml:space="preserve">of the two </w:t>
      </w:r>
      <w:proofErr w:type="spellStart"/>
      <w:r w:rsidR="004B2074">
        <w:rPr>
          <w:rFonts w:ascii="Times New Roman" w:hAnsi="Times New Roman"/>
          <w:sz w:val="28"/>
          <w:szCs w:val="28"/>
        </w:rPr>
        <w:t>Cccp</w:t>
      </w:r>
      <w:proofErr w:type="spellEnd"/>
      <w:r w:rsidR="004B2074">
        <w:rPr>
          <w:rFonts w:ascii="Times New Roman" w:hAnsi="Times New Roman"/>
          <w:sz w:val="28"/>
          <w:szCs w:val="28"/>
        </w:rPr>
        <w:t xml:space="preserve"> layers pad 2 pixels broader. The output after the two </w:t>
      </w:r>
      <w:proofErr w:type="spellStart"/>
      <w:r w:rsidR="004B2074">
        <w:rPr>
          <w:rFonts w:ascii="Times New Roman" w:hAnsi="Times New Roman"/>
          <w:sz w:val="28"/>
          <w:szCs w:val="28"/>
        </w:rPr>
        <w:t>Cccp</w:t>
      </w:r>
      <w:proofErr w:type="spellEnd"/>
      <w:r w:rsidR="004B2074">
        <w:rPr>
          <w:rFonts w:ascii="Times New Roman" w:hAnsi="Times New Roman"/>
          <w:sz w:val="28"/>
          <w:szCs w:val="28"/>
        </w:rPr>
        <w:t xml:space="preserve"> layers is of 24x24x48 dimensions.</w:t>
      </w:r>
    </w:p>
    <w:p w14:paraId="7E1E9223" w14:textId="0CCCB06F" w:rsidR="00217DA5" w:rsidRDefault="00217DA5" w:rsidP="00087E97">
      <w:pPr>
        <w:rPr>
          <w:rFonts w:ascii="Times New Roman" w:hAnsi="Times New Roman"/>
          <w:sz w:val="28"/>
          <w:szCs w:val="28"/>
        </w:rPr>
      </w:pPr>
      <w:r>
        <w:rPr>
          <w:rFonts w:ascii="Times New Roman" w:hAnsi="Times New Roman"/>
          <w:sz w:val="28"/>
          <w:szCs w:val="28"/>
        </w:rPr>
        <w:t xml:space="preserve">In </w:t>
      </w:r>
      <w:proofErr w:type="spellStart"/>
      <w:r>
        <w:rPr>
          <w:rFonts w:ascii="Times New Roman" w:hAnsi="Times New Roman"/>
          <w:sz w:val="28"/>
          <w:szCs w:val="28"/>
        </w:rPr>
        <w:t>MLP</w:t>
      </w:r>
      <w:ins w:id="71" w:author="世琪 duan" w:date="2017-12-17T15:10:00Z">
        <w:r w:rsidR="00AB48F5">
          <w:rPr>
            <w:rFonts w:ascii="Times New Roman" w:hAnsi="Times New Roman"/>
            <w:sz w:val="28"/>
            <w:szCs w:val="28"/>
          </w:rPr>
          <w:t>Conv</w:t>
        </w:r>
        <w:proofErr w:type="spellEnd"/>
        <w:r w:rsidR="00AB48F5">
          <w:rPr>
            <w:rFonts w:ascii="Times New Roman" w:hAnsi="Times New Roman"/>
            <w:sz w:val="28"/>
            <w:szCs w:val="28"/>
          </w:rPr>
          <w:t xml:space="preserve"> Layer</w:t>
        </w:r>
      </w:ins>
      <w:r>
        <w:rPr>
          <w:rFonts w:ascii="Times New Roman" w:hAnsi="Times New Roman"/>
          <w:sz w:val="28"/>
          <w:szCs w:val="28"/>
        </w:rPr>
        <w:t xml:space="preserve">2, its </w:t>
      </w:r>
      <w:proofErr w:type="spellStart"/>
      <w:r>
        <w:rPr>
          <w:rFonts w:ascii="Times New Roman" w:hAnsi="Times New Roman"/>
          <w:sz w:val="28"/>
          <w:szCs w:val="28"/>
        </w:rPr>
        <w:t>Conv</w:t>
      </w:r>
      <w:proofErr w:type="spellEnd"/>
      <w:r>
        <w:rPr>
          <w:rFonts w:ascii="Times New Roman" w:hAnsi="Times New Roman"/>
          <w:sz w:val="28"/>
          <w:szCs w:val="28"/>
        </w:rPr>
        <w:t xml:space="preserve"> layer deals</w:t>
      </w:r>
      <w:r w:rsidR="0082405D">
        <w:rPr>
          <w:rFonts w:ascii="Times New Roman" w:hAnsi="Times New Roman"/>
          <w:sz w:val="28"/>
          <w:szCs w:val="28"/>
        </w:rPr>
        <w:t xml:space="preserve"> with a 12x12x48 input using 96 5x5x48</w:t>
      </w:r>
      <w:r>
        <w:rPr>
          <w:rFonts w:ascii="Times New Roman" w:hAnsi="Times New Roman"/>
          <w:sz w:val="28"/>
          <w:szCs w:val="28"/>
        </w:rPr>
        <w:t xml:space="preserve"> filters padding 2 pixels broader and outputs</w:t>
      </w:r>
      <w:r w:rsidR="0082405D">
        <w:rPr>
          <w:rFonts w:ascii="Times New Roman" w:hAnsi="Times New Roman"/>
          <w:sz w:val="28"/>
          <w:szCs w:val="28"/>
        </w:rPr>
        <w:t xml:space="preserve"> with a 12x12</w:t>
      </w:r>
      <w:r>
        <w:rPr>
          <w:rFonts w:ascii="Times New Roman" w:hAnsi="Times New Roman"/>
          <w:sz w:val="28"/>
          <w:szCs w:val="28"/>
        </w:rPr>
        <w:t xml:space="preserve">x96 dimensions, following by two </w:t>
      </w:r>
      <w:proofErr w:type="spellStart"/>
      <w:r>
        <w:rPr>
          <w:rFonts w:ascii="Times New Roman" w:hAnsi="Times New Roman"/>
          <w:sz w:val="28"/>
          <w:szCs w:val="28"/>
        </w:rPr>
        <w:t>Cccp</w:t>
      </w:r>
      <w:proofErr w:type="spellEnd"/>
      <w:r>
        <w:rPr>
          <w:rFonts w:ascii="Times New Roman" w:hAnsi="Times New Roman"/>
          <w:sz w:val="28"/>
          <w:szCs w:val="28"/>
        </w:rPr>
        <w:t xml:space="preserve"> layers. </w:t>
      </w:r>
      <w:r w:rsidR="0080481E">
        <w:rPr>
          <w:rFonts w:ascii="Times New Roman" w:hAnsi="Times New Roman"/>
          <w:sz w:val="28"/>
          <w:szCs w:val="28"/>
        </w:rPr>
        <w:t xml:space="preserve">Both </w:t>
      </w:r>
      <w:proofErr w:type="spellStart"/>
      <w:r w:rsidR="0080481E">
        <w:rPr>
          <w:rFonts w:ascii="Times New Roman" w:hAnsi="Times New Roman"/>
          <w:sz w:val="28"/>
          <w:szCs w:val="28"/>
        </w:rPr>
        <w:t>Cc</w:t>
      </w:r>
      <w:r w:rsidR="00765F1B">
        <w:rPr>
          <w:rFonts w:ascii="Times New Roman" w:hAnsi="Times New Roman"/>
          <w:sz w:val="28"/>
          <w:szCs w:val="28"/>
        </w:rPr>
        <w:t>cp</w:t>
      </w:r>
      <w:proofErr w:type="spellEnd"/>
      <w:r w:rsidR="00765F1B">
        <w:rPr>
          <w:rFonts w:ascii="Times New Roman" w:hAnsi="Times New Roman"/>
          <w:sz w:val="28"/>
          <w:szCs w:val="28"/>
        </w:rPr>
        <w:t xml:space="preserve"> layers use 96 1x1x96 filters to produce outputs of 12x12x96 dimensions. </w:t>
      </w:r>
      <w:r>
        <w:rPr>
          <w:rFonts w:ascii="Times New Roman" w:hAnsi="Times New Roman"/>
          <w:sz w:val="28"/>
          <w:szCs w:val="28"/>
        </w:rPr>
        <w:t xml:space="preserve"> </w:t>
      </w:r>
    </w:p>
    <w:p w14:paraId="515076EC" w14:textId="3707659F" w:rsidR="007C3436" w:rsidRPr="00087E97" w:rsidRDefault="007C3436" w:rsidP="00087E97">
      <w:pPr>
        <w:rPr>
          <w:rFonts w:ascii="Times New Roman" w:hAnsi="Times New Roman"/>
          <w:sz w:val="28"/>
          <w:szCs w:val="28"/>
        </w:rPr>
      </w:pPr>
      <w:r>
        <w:rPr>
          <w:rFonts w:ascii="Times New Roman" w:hAnsi="Times New Roman"/>
          <w:sz w:val="28"/>
          <w:szCs w:val="28"/>
        </w:rPr>
        <w:t xml:space="preserve">In </w:t>
      </w:r>
      <w:proofErr w:type="spellStart"/>
      <w:r>
        <w:rPr>
          <w:rFonts w:ascii="Times New Roman" w:hAnsi="Times New Roman"/>
          <w:sz w:val="28"/>
          <w:szCs w:val="28"/>
        </w:rPr>
        <w:t>MLP</w:t>
      </w:r>
      <w:ins w:id="72" w:author="世琪 duan" w:date="2017-12-17T15:11:00Z">
        <w:r w:rsidR="00AB48F5">
          <w:rPr>
            <w:rFonts w:ascii="Times New Roman" w:hAnsi="Times New Roman"/>
            <w:sz w:val="28"/>
            <w:szCs w:val="28"/>
          </w:rPr>
          <w:t>Conv</w:t>
        </w:r>
        <w:proofErr w:type="spellEnd"/>
        <w:r w:rsidR="00AB48F5">
          <w:rPr>
            <w:rFonts w:ascii="Times New Roman" w:hAnsi="Times New Roman"/>
            <w:sz w:val="28"/>
            <w:szCs w:val="28"/>
          </w:rPr>
          <w:t xml:space="preserve"> Layer</w:t>
        </w:r>
      </w:ins>
      <w:r>
        <w:rPr>
          <w:rFonts w:ascii="Times New Roman" w:hAnsi="Times New Roman"/>
          <w:sz w:val="28"/>
          <w:szCs w:val="28"/>
        </w:rPr>
        <w:t xml:space="preserve">3, its </w:t>
      </w:r>
      <w:proofErr w:type="spellStart"/>
      <w:r>
        <w:rPr>
          <w:rFonts w:ascii="Times New Roman" w:hAnsi="Times New Roman"/>
          <w:sz w:val="28"/>
          <w:szCs w:val="28"/>
        </w:rPr>
        <w:t>Conv</w:t>
      </w:r>
      <w:proofErr w:type="spellEnd"/>
      <w:r>
        <w:rPr>
          <w:rFonts w:ascii="Times New Roman" w:hAnsi="Times New Roman"/>
          <w:sz w:val="28"/>
          <w:szCs w:val="28"/>
        </w:rPr>
        <w:t xml:space="preserve"> layer deals with a 6x6x96 input using 96 3x3x96 filters padding 1 pixel broader and outputs with a 6x6x96 dimensions, following by two </w:t>
      </w:r>
      <w:proofErr w:type="spellStart"/>
      <w:r>
        <w:rPr>
          <w:rFonts w:ascii="Times New Roman" w:hAnsi="Times New Roman"/>
          <w:sz w:val="28"/>
          <w:szCs w:val="28"/>
        </w:rPr>
        <w:t>Cccp</w:t>
      </w:r>
      <w:proofErr w:type="spellEnd"/>
      <w:r>
        <w:rPr>
          <w:rFonts w:ascii="Times New Roman" w:hAnsi="Times New Roman"/>
          <w:sz w:val="28"/>
          <w:szCs w:val="28"/>
        </w:rPr>
        <w:t xml:space="preserve"> layers. On</w:t>
      </w:r>
      <w:r w:rsidR="00EC0025">
        <w:rPr>
          <w:rFonts w:ascii="Times New Roman" w:hAnsi="Times New Roman"/>
          <w:sz w:val="28"/>
          <w:szCs w:val="28"/>
        </w:rPr>
        <w:t>e uses 96</w:t>
      </w:r>
      <w:r>
        <w:rPr>
          <w:rFonts w:ascii="Times New Roman" w:hAnsi="Times New Roman"/>
          <w:sz w:val="28"/>
          <w:szCs w:val="28"/>
        </w:rPr>
        <w:t xml:space="preserve"> 1x1x96 filters and </w:t>
      </w:r>
      <w:r w:rsidR="00EC0025">
        <w:rPr>
          <w:rFonts w:ascii="Times New Roman" w:hAnsi="Times New Roman"/>
          <w:sz w:val="28"/>
          <w:szCs w:val="28"/>
        </w:rPr>
        <w:t>another uses 10 1x1x96</w:t>
      </w:r>
      <w:r>
        <w:rPr>
          <w:rFonts w:ascii="Times New Roman" w:hAnsi="Times New Roman"/>
          <w:sz w:val="28"/>
          <w:szCs w:val="28"/>
        </w:rPr>
        <w:t xml:space="preserve"> filters. The output af</w:t>
      </w:r>
      <w:r w:rsidR="000068F1">
        <w:rPr>
          <w:rFonts w:ascii="Times New Roman" w:hAnsi="Times New Roman"/>
          <w:sz w:val="28"/>
          <w:szCs w:val="28"/>
        </w:rPr>
        <w:t xml:space="preserve">ter the two </w:t>
      </w:r>
      <w:proofErr w:type="spellStart"/>
      <w:r w:rsidR="000068F1">
        <w:rPr>
          <w:rFonts w:ascii="Times New Roman" w:hAnsi="Times New Roman"/>
          <w:sz w:val="28"/>
          <w:szCs w:val="28"/>
        </w:rPr>
        <w:t>Cccp</w:t>
      </w:r>
      <w:proofErr w:type="spellEnd"/>
      <w:r w:rsidR="000068F1">
        <w:rPr>
          <w:rFonts w:ascii="Times New Roman" w:hAnsi="Times New Roman"/>
          <w:sz w:val="28"/>
          <w:szCs w:val="28"/>
        </w:rPr>
        <w:t xml:space="preserve"> layers is of 6x6x10</w:t>
      </w:r>
      <w:r>
        <w:rPr>
          <w:rFonts w:ascii="Times New Roman" w:hAnsi="Times New Roman"/>
          <w:sz w:val="28"/>
          <w:szCs w:val="28"/>
        </w:rPr>
        <w:t xml:space="preserve"> dimensions.</w:t>
      </w:r>
    </w:p>
    <w:p w14:paraId="2B6D710A" w14:textId="5755088B" w:rsidR="00087E97" w:rsidRDefault="00087E97" w:rsidP="001F2C46">
      <w:pPr>
        <w:pStyle w:val="a3"/>
        <w:numPr>
          <w:ilvl w:val="2"/>
          <w:numId w:val="1"/>
        </w:numPr>
        <w:spacing w:line="360" w:lineRule="auto"/>
        <w:ind w:firstLineChars="0"/>
        <w:rPr>
          <w:rFonts w:ascii="Times New Roman" w:hAnsi="Times New Roman"/>
          <w:b/>
          <w:sz w:val="28"/>
          <w:szCs w:val="28"/>
        </w:rPr>
      </w:pPr>
      <w:r>
        <w:rPr>
          <w:rFonts w:ascii="Times New Roman" w:hAnsi="Times New Roman"/>
          <w:b/>
          <w:sz w:val="28"/>
          <w:szCs w:val="28"/>
        </w:rPr>
        <w:t>Max-Pooling Layer</w:t>
      </w:r>
    </w:p>
    <w:p w14:paraId="127D7866" w14:textId="3A2BD8E1" w:rsidR="008547D9" w:rsidRPr="008547D9" w:rsidRDefault="008547D9" w:rsidP="008547D9">
      <w:pPr>
        <w:rPr>
          <w:rFonts w:ascii="Times New Roman" w:hAnsi="Times New Roman"/>
          <w:sz w:val="28"/>
          <w:szCs w:val="28"/>
        </w:rPr>
      </w:pPr>
      <w:r>
        <w:rPr>
          <w:rFonts w:ascii="Times New Roman" w:hAnsi="Times New Roman"/>
          <w:sz w:val="28"/>
          <w:szCs w:val="28"/>
        </w:rPr>
        <w:t xml:space="preserve">We only used Max-Pooling layer after </w:t>
      </w:r>
      <w:proofErr w:type="spellStart"/>
      <w:r>
        <w:rPr>
          <w:rFonts w:ascii="Times New Roman" w:hAnsi="Times New Roman"/>
          <w:sz w:val="28"/>
          <w:szCs w:val="28"/>
        </w:rPr>
        <w:t>MLP</w:t>
      </w:r>
      <w:ins w:id="73" w:author="世琪 duan" w:date="2017-12-17T15:11:00Z">
        <w:r w:rsidR="00AB48F5">
          <w:rPr>
            <w:rFonts w:ascii="Times New Roman" w:hAnsi="Times New Roman"/>
            <w:sz w:val="28"/>
            <w:szCs w:val="28"/>
          </w:rPr>
          <w:t>Conv</w:t>
        </w:r>
        <w:proofErr w:type="spellEnd"/>
        <w:r w:rsidR="00AB48F5">
          <w:rPr>
            <w:rFonts w:ascii="Times New Roman" w:hAnsi="Times New Roman"/>
            <w:sz w:val="28"/>
            <w:szCs w:val="28"/>
          </w:rPr>
          <w:t xml:space="preserve"> Layer</w:t>
        </w:r>
      </w:ins>
      <w:r>
        <w:rPr>
          <w:rFonts w:ascii="Times New Roman" w:hAnsi="Times New Roman"/>
          <w:sz w:val="28"/>
          <w:szCs w:val="28"/>
        </w:rPr>
        <w:t xml:space="preserve">1, where we </w:t>
      </w:r>
      <w:r w:rsidR="00605973">
        <w:rPr>
          <w:rFonts w:ascii="Times New Roman" w:hAnsi="Times New Roman"/>
          <w:sz w:val="28"/>
          <w:szCs w:val="28"/>
        </w:rPr>
        <w:t>max-pooled networks with 3x3 filters padding 1 pixel to the right with a stride of 2. That is, we took the maximum number from each 3x3 window as our output.</w:t>
      </w:r>
      <w:r w:rsidR="000437C1">
        <w:rPr>
          <w:rFonts w:ascii="Times New Roman" w:hAnsi="Times New Roman"/>
          <w:sz w:val="28"/>
          <w:szCs w:val="28"/>
        </w:rPr>
        <w:t xml:space="preserve"> After the</w:t>
      </w:r>
      <w:r w:rsidR="00605973">
        <w:rPr>
          <w:rFonts w:ascii="Times New Roman" w:hAnsi="Times New Roman"/>
          <w:sz w:val="28"/>
          <w:szCs w:val="28"/>
        </w:rPr>
        <w:t xml:space="preserve"> Max-Pooling layer, </w:t>
      </w:r>
      <w:r w:rsidR="000437C1">
        <w:rPr>
          <w:rFonts w:ascii="Times New Roman" w:hAnsi="Times New Roman"/>
          <w:sz w:val="28"/>
          <w:szCs w:val="28"/>
        </w:rPr>
        <w:t>we obtained an output of 12x12x48 dimensions.</w:t>
      </w:r>
    </w:p>
    <w:p w14:paraId="0AF44057" w14:textId="6B6F9AFD" w:rsidR="00087E97" w:rsidRDefault="00087E97" w:rsidP="001F2C46">
      <w:pPr>
        <w:pStyle w:val="a3"/>
        <w:numPr>
          <w:ilvl w:val="2"/>
          <w:numId w:val="1"/>
        </w:numPr>
        <w:spacing w:line="360" w:lineRule="auto"/>
        <w:ind w:firstLineChars="0"/>
        <w:rPr>
          <w:rFonts w:ascii="Times New Roman" w:hAnsi="Times New Roman"/>
          <w:b/>
          <w:sz w:val="28"/>
          <w:szCs w:val="28"/>
        </w:rPr>
      </w:pPr>
      <w:r>
        <w:rPr>
          <w:rFonts w:ascii="Times New Roman" w:hAnsi="Times New Roman"/>
          <w:b/>
          <w:sz w:val="28"/>
          <w:szCs w:val="28"/>
        </w:rPr>
        <w:t xml:space="preserve">Average-Pooling </w:t>
      </w:r>
      <w:ins w:id="74" w:author="世琪 duan" w:date="2017-12-17T15:13:00Z">
        <w:r w:rsidR="004D2E4C">
          <w:rPr>
            <w:rFonts w:ascii="Times New Roman" w:hAnsi="Times New Roman"/>
            <w:b/>
            <w:sz w:val="28"/>
            <w:szCs w:val="28"/>
          </w:rPr>
          <w:t xml:space="preserve">(Global Average-Pooling) </w:t>
        </w:r>
      </w:ins>
      <w:r>
        <w:rPr>
          <w:rFonts w:ascii="Times New Roman" w:hAnsi="Times New Roman"/>
          <w:b/>
          <w:sz w:val="28"/>
          <w:szCs w:val="28"/>
        </w:rPr>
        <w:t>Layer</w:t>
      </w:r>
      <w:ins w:id="75" w:author="世琪 duan" w:date="2017-12-17T15:13:00Z">
        <w:r w:rsidR="004D2E4C">
          <w:rPr>
            <w:rFonts w:ascii="Times New Roman" w:hAnsi="Times New Roman"/>
            <w:b/>
            <w:sz w:val="28"/>
            <w:szCs w:val="28"/>
          </w:rPr>
          <w:t xml:space="preserve"> </w:t>
        </w:r>
      </w:ins>
    </w:p>
    <w:p w14:paraId="0994F268" w14:textId="511BED7D" w:rsidR="00BD2257" w:rsidRPr="0057169C" w:rsidRDefault="00027B66" w:rsidP="0057169C">
      <w:pPr>
        <w:pStyle w:val="ab"/>
      </w:pPr>
      <w:r>
        <w:rPr>
          <w:rFonts w:ascii="Times New Roman" w:hAnsi="Times New Roman"/>
          <w:sz w:val="28"/>
          <w:szCs w:val="28"/>
        </w:rPr>
        <w:t xml:space="preserve">We built Average-Pooling layers after </w:t>
      </w:r>
      <w:proofErr w:type="spellStart"/>
      <w:r>
        <w:rPr>
          <w:rFonts w:ascii="Times New Roman" w:hAnsi="Times New Roman"/>
          <w:sz w:val="28"/>
          <w:szCs w:val="28"/>
        </w:rPr>
        <w:t>MLP</w:t>
      </w:r>
      <w:ins w:id="76" w:author="世琪 duan" w:date="2017-12-17T15:11:00Z">
        <w:r w:rsidR="00AB48F5">
          <w:rPr>
            <w:rFonts w:ascii="Times New Roman" w:hAnsi="Times New Roman"/>
            <w:sz w:val="28"/>
            <w:szCs w:val="28"/>
          </w:rPr>
          <w:t>Conv</w:t>
        </w:r>
        <w:proofErr w:type="spellEnd"/>
        <w:r w:rsidR="00AB48F5">
          <w:rPr>
            <w:rFonts w:ascii="Times New Roman" w:hAnsi="Times New Roman"/>
            <w:sz w:val="28"/>
            <w:szCs w:val="28"/>
          </w:rPr>
          <w:t xml:space="preserve"> Layer</w:t>
        </w:r>
      </w:ins>
      <w:r>
        <w:rPr>
          <w:rFonts w:ascii="Times New Roman" w:hAnsi="Times New Roman"/>
          <w:sz w:val="28"/>
          <w:szCs w:val="28"/>
        </w:rPr>
        <w:t xml:space="preserve">2 and </w:t>
      </w:r>
      <w:proofErr w:type="spellStart"/>
      <w:r>
        <w:rPr>
          <w:rFonts w:ascii="Times New Roman" w:hAnsi="Times New Roman"/>
          <w:sz w:val="28"/>
          <w:szCs w:val="28"/>
        </w:rPr>
        <w:t>MLP</w:t>
      </w:r>
      <w:ins w:id="77" w:author="世琪 duan" w:date="2017-12-17T15:11:00Z">
        <w:r w:rsidR="00AB48F5">
          <w:rPr>
            <w:rFonts w:ascii="Times New Roman" w:hAnsi="Times New Roman"/>
            <w:sz w:val="28"/>
            <w:szCs w:val="28"/>
          </w:rPr>
          <w:t>Conv</w:t>
        </w:r>
        <w:proofErr w:type="spellEnd"/>
        <w:r w:rsidR="00AB48F5">
          <w:rPr>
            <w:rFonts w:ascii="Times New Roman" w:hAnsi="Times New Roman"/>
            <w:sz w:val="28"/>
            <w:szCs w:val="28"/>
          </w:rPr>
          <w:t xml:space="preserve"> Layer</w:t>
        </w:r>
      </w:ins>
      <w:r>
        <w:rPr>
          <w:rFonts w:ascii="Times New Roman" w:hAnsi="Times New Roman"/>
          <w:sz w:val="28"/>
          <w:szCs w:val="28"/>
        </w:rPr>
        <w:t xml:space="preserve">3. </w:t>
      </w:r>
      <w:ins w:id="78" w:author="世琪 duan" w:date="2017-12-17T15:14:00Z">
        <w:r w:rsidR="004D2E4C">
          <w:rPr>
            <w:rFonts w:ascii="Times New Roman" w:hAnsi="Times New Roman"/>
            <w:sz w:val="28"/>
            <w:szCs w:val="28"/>
          </w:rPr>
          <w:t>Average-Pooling layers replace the traditional FC</w:t>
        </w:r>
      </w:ins>
      <w:ins w:id="79" w:author="世琪 duan" w:date="2017-12-17T15:15:00Z">
        <w:r w:rsidR="004D2E4C">
          <w:rPr>
            <w:rFonts w:ascii="Times New Roman" w:hAnsi="Times New Roman"/>
            <w:sz w:val="28"/>
            <w:szCs w:val="28"/>
          </w:rPr>
          <w:t xml:space="preserve"> layers in CNN, generating </w:t>
        </w:r>
        <w:r w:rsidR="004D2E4C" w:rsidRPr="00456691">
          <w:rPr>
            <w:rFonts w:ascii="Times New Roman" w:hAnsi="Times New Roman"/>
            <w:sz w:val="28"/>
            <w:szCs w:val="28"/>
          </w:rPr>
          <w:t>one feature map for each corr</w:t>
        </w:r>
        <w:r w:rsidR="004D2E4C" w:rsidRPr="004D2E4C">
          <w:rPr>
            <w:rFonts w:ascii="Times New Roman" w:hAnsi="Times New Roman"/>
            <w:sz w:val="28"/>
            <w:szCs w:val="28"/>
          </w:rPr>
          <w:t xml:space="preserve">esponding category in the last </w:t>
        </w:r>
        <w:proofErr w:type="spellStart"/>
        <w:r w:rsidR="004D2E4C" w:rsidRPr="004D2E4C">
          <w:rPr>
            <w:rFonts w:ascii="Times New Roman" w:hAnsi="Times New Roman"/>
            <w:sz w:val="28"/>
            <w:szCs w:val="28"/>
          </w:rPr>
          <w:t>MLPC</w:t>
        </w:r>
        <w:r w:rsidR="004D2E4C" w:rsidRPr="00456691">
          <w:rPr>
            <w:rFonts w:ascii="Times New Roman" w:hAnsi="Times New Roman"/>
            <w:sz w:val="28"/>
            <w:szCs w:val="28"/>
          </w:rPr>
          <w:t>onv</w:t>
        </w:r>
        <w:proofErr w:type="spellEnd"/>
        <w:r w:rsidR="004D2E4C" w:rsidRPr="00456691">
          <w:rPr>
            <w:rFonts w:ascii="Times New Roman" w:hAnsi="Times New Roman"/>
            <w:sz w:val="28"/>
            <w:szCs w:val="28"/>
          </w:rPr>
          <w:t xml:space="preserve"> layer.</w:t>
        </w:r>
      </w:ins>
      <w:ins w:id="80" w:author="世琪 duan" w:date="2017-12-17T15:16:00Z">
        <w:r w:rsidR="004D2E4C">
          <w:rPr>
            <w:rFonts w:ascii="Times New Roman" w:hAnsi="Times New Roman"/>
            <w:sz w:val="28"/>
            <w:szCs w:val="28"/>
          </w:rPr>
          <w:t xml:space="preserve"> We took the average of each feature map and fed it into the </w:t>
        </w:r>
        <w:proofErr w:type="spellStart"/>
        <w:r w:rsidR="004D2E4C">
          <w:rPr>
            <w:rFonts w:ascii="Times New Roman" w:hAnsi="Times New Roman"/>
            <w:sz w:val="28"/>
            <w:szCs w:val="28"/>
          </w:rPr>
          <w:t>Softmax</w:t>
        </w:r>
        <w:proofErr w:type="spellEnd"/>
        <w:r w:rsidR="004D2E4C">
          <w:rPr>
            <w:rFonts w:ascii="Times New Roman" w:hAnsi="Times New Roman"/>
            <w:sz w:val="28"/>
            <w:szCs w:val="28"/>
          </w:rPr>
          <w:t xml:space="preserve"> Layer. For t</w:t>
        </w:r>
      </w:ins>
      <w:del w:id="81" w:author="世琪 duan" w:date="2017-12-17T15:16:00Z">
        <w:r w:rsidR="00E7186A" w:rsidDel="004D2E4C">
          <w:rPr>
            <w:rFonts w:ascii="Times New Roman" w:hAnsi="Times New Roman"/>
            <w:sz w:val="28"/>
            <w:szCs w:val="28"/>
          </w:rPr>
          <w:delText>T</w:delText>
        </w:r>
      </w:del>
      <w:r w:rsidR="00E7186A">
        <w:rPr>
          <w:rFonts w:ascii="Times New Roman" w:hAnsi="Times New Roman"/>
          <w:sz w:val="28"/>
          <w:szCs w:val="28"/>
        </w:rPr>
        <w:t xml:space="preserve">he reason </w:t>
      </w:r>
      <w:ins w:id="82" w:author="世琪 duan" w:date="2017-12-17T15:17:00Z">
        <w:r w:rsidR="004D2E4C">
          <w:rPr>
            <w:rFonts w:ascii="Times New Roman" w:hAnsi="Times New Roman"/>
            <w:sz w:val="28"/>
            <w:szCs w:val="28"/>
          </w:rPr>
          <w:t>of using</w:t>
        </w:r>
      </w:ins>
      <w:del w:id="83" w:author="世琪 duan" w:date="2017-12-17T15:17:00Z">
        <w:r w:rsidR="00E7186A" w:rsidDel="004D2E4C">
          <w:rPr>
            <w:rFonts w:ascii="Times New Roman" w:hAnsi="Times New Roman"/>
            <w:sz w:val="28"/>
            <w:szCs w:val="28"/>
          </w:rPr>
          <w:delText>why</w:delText>
        </w:r>
      </w:del>
      <w:r w:rsidR="00E7186A">
        <w:rPr>
          <w:rFonts w:ascii="Times New Roman" w:hAnsi="Times New Roman"/>
          <w:sz w:val="28"/>
          <w:szCs w:val="28"/>
        </w:rPr>
        <w:t xml:space="preserve"> Average-Pooling instead of Max-Pooling </w:t>
      </w:r>
      <w:ins w:id="84" w:author="世琪 duan" w:date="2017-12-17T15:17:00Z">
        <w:r w:rsidR="0057169C">
          <w:rPr>
            <w:rFonts w:ascii="Times New Roman" w:hAnsi="Times New Roman"/>
            <w:sz w:val="28"/>
            <w:szCs w:val="28"/>
          </w:rPr>
          <w:t>here</w:t>
        </w:r>
      </w:ins>
      <w:del w:id="85" w:author="世琪 duan" w:date="2017-12-17T15:17:00Z">
        <w:r w:rsidR="00E7186A" w:rsidDel="004D2E4C">
          <w:rPr>
            <w:rFonts w:ascii="Times New Roman" w:hAnsi="Times New Roman"/>
            <w:sz w:val="28"/>
            <w:szCs w:val="28"/>
          </w:rPr>
          <w:delText>here</w:delText>
        </w:r>
      </w:del>
      <w:r w:rsidR="00E7186A">
        <w:rPr>
          <w:rFonts w:ascii="Times New Roman" w:hAnsi="Times New Roman"/>
          <w:sz w:val="28"/>
          <w:szCs w:val="28"/>
        </w:rPr>
        <w:t xml:space="preserve"> is that Max-Pooling extracts only the most important features like edges but Average-Pooling takes all into account so that we can extract features in a smooth way, which can prevent the network from learning structures like edges and textures. </w:t>
      </w:r>
      <w:del w:id="86" w:author="世琪 duan" w:date="2017-12-17T15:17:00Z">
        <w:r w:rsidR="00085D47" w:rsidDel="0057169C">
          <w:rPr>
            <w:rFonts w:ascii="Times New Roman" w:hAnsi="Times New Roman"/>
            <w:sz w:val="28"/>
            <w:szCs w:val="28"/>
          </w:rPr>
          <w:delText>We believe Average-Pooling should work better than Max-Pooling in this project.</w:delText>
        </w:r>
      </w:del>
    </w:p>
    <w:p w14:paraId="381B2CD1" w14:textId="2185276C" w:rsidR="00B84E31" w:rsidRDefault="0018049C" w:rsidP="00B84E31">
      <w:pPr>
        <w:rPr>
          <w:rFonts w:ascii="Times New Roman" w:hAnsi="Times New Roman"/>
          <w:sz w:val="28"/>
          <w:szCs w:val="28"/>
        </w:rPr>
      </w:pPr>
      <w:r>
        <w:rPr>
          <w:rFonts w:ascii="Times New Roman" w:hAnsi="Times New Roman"/>
          <w:sz w:val="28"/>
          <w:szCs w:val="28"/>
        </w:rPr>
        <w:t xml:space="preserve">In Average-Pooling layer1, </w:t>
      </w:r>
      <w:r w:rsidR="00B84E31">
        <w:rPr>
          <w:rFonts w:ascii="Times New Roman" w:hAnsi="Times New Roman"/>
          <w:sz w:val="28"/>
          <w:szCs w:val="28"/>
        </w:rPr>
        <w:t>we average-pooled networks with 3x3 filters padding 1 pixel to the right with a stride of 2. That is, we took the mean from each 3x3 window as our output. After the Average-Pooling layer1,</w:t>
      </w:r>
      <w:r w:rsidR="00DD678D">
        <w:rPr>
          <w:rFonts w:ascii="Times New Roman" w:hAnsi="Times New Roman"/>
          <w:sz w:val="28"/>
          <w:szCs w:val="28"/>
        </w:rPr>
        <w:t xml:space="preserve"> we obtained an output of 6x6x96</w:t>
      </w:r>
      <w:r w:rsidR="00B84E31">
        <w:rPr>
          <w:rFonts w:ascii="Times New Roman" w:hAnsi="Times New Roman"/>
          <w:sz w:val="28"/>
          <w:szCs w:val="28"/>
        </w:rPr>
        <w:t xml:space="preserve"> dimensions.</w:t>
      </w:r>
    </w:p>
    <w:p w14:paraId="41A8C719" w14:textId="0378043B" w:rsidR="00D473A5" w:rsidRPr="00BD2257" w:rsidRDefault="009D5D28" w:rsidP="00BD2257">
      <w:pPr>
        <w:rPr>
          <w:rFonts w:ascii="Times New Roman" w:hAnsi="Times New Roman"/>
          <w:sz w:val="28"/>
          <w:szCs w:val="28"/>
        </w:rPr>
      </w:pPr>
      <w:r>
        <w:rPr>
          <w:rFonts w:ascii="Times New Roman" w:hAnsi="Times New Roman"/>
          <w:sz w:val="28"/>
          <w:szCs w:val="28"/>
        </w:rPr>
        <w:t>In Average-Pooling layer2, we average-pooled networks with 6x6 fi</w:t>
      </w:r>
      <w:r w:rsidR="006E1486">
        <w:rPr>
          <w:rFonts w:ascii="Times New Roman" w:hAnsi="Times New Roman"/>
          <w:sz w:val="28"/>
          <w:szCs w:val="28"/>
        </w:rPr>
        <w:t>lters</w:t>
      </w:r>
      <w:r w:rsidR="003C622F">
        <w:rPr>
          <w:rFonts w:ascii="Times New Roman" w:hAnsi="Times New Roman"/>
          <w:sz w:val="28"/>
          <w:szCs w:val="28"/>
        </w:rPr>
        <w:t xml:space="preserve"> and with a </w:t>
      </w:r>
      <w:r>
        <w:rPr>
          <w:rFonts w:ascii="Times New Roman" w:hAnsi="Times New Roman"/>
          <w:sz w:val="28"/>
          <w:szCs w:val="28"/>
        </w:rPr>
        <w:t xml:space="preserve">stride of 1. That </w:t>
      </w:r>
      <w:r w:rsidR="003C622F">
        <w:rPr>
          <w:rFonts w:ascii="Times New Roman" w:hAnsi="Times New Roman"/>
          <w:sz w:val="28"/>
          <w:szCs w:val="28"/>
        </w:rPr>
        <w:t>is, we took the mean from each 6x6</w:t>
      </w:r>
      <w:r>
        <w:rPr>
          <w:rFonts w:ascii="Times New Roman" w:hAnsi="Times New Roman"/>
          <w:sz w:val="28"/>
          <w:szCs w:val="28"/>
        </w:rPr>
        <w:t xml:space="preserve"> window as our output. </w:t>
      </w:r>
      <w:r w:rsidR="003C622F">
        <w:rPr>
          <w:rFonts w:ascii="Times New Roman" w:hAnsi="Times New Roman"/>
          <w:sz w:val="28"/>
          <w:szCs w:val="28"/>
        </w:rPr>
        <w:t>After the Average-Pooling layer2</w:t>
      </w:r>
      <w:r>
        <w:rPr>
          <w:rFonts w:ascii="Times New Roman" w:hAnsi="Times New Roman"/>
          <w:sz w:val="28"/>
          <w:szCs w:val="28"/>
        </w:rPr>
        <w:t>,</w:t>
      </w:r>
      <w:r w:rsidR="003C622F">
        <w:rPr>
          <w:rFonts w:ascii="Times New Roman" w:hAnsi="Times New Roman"/>
          <w:sz w:val="28"/>
          <w:szCs w:val="28"/>
        </w:rPr>
        <w:t xml:space="preserve"> we obtained an output of 1x1x10</w:t>
      </w:r>
      <w:r>
        <w:rPr>
          <w:rFonts w:ascii="Times New Roman" w:hAnsi="Times New Roman"/>
          <w:sz w:val="28"/>
          <w:szCs w:val="28"/>
        </w:rPr>
        <w:t xml:space="preserve"> dimensi</w:t>
      </w:r>
      <w:r w:rsidR="008B4DD1">
        <w:rPr>
          <w:rFonts w:ascii="Times New Roman" w:hAnsi="Times New Roman"/>
          <w:sz w:val="28"/>
          <w:szCs w:val="28"/>
        </w:rPr>
        <w:t xml:space="preserve">ons, which </w:t>
      </w:r>
      <w:proofErr w:type="gramStart"/>
      <w:r w:rsidR="008B4DD1">
        <w:rPr>
          <w:rFonts w:ascii="Times New Roman" w:hAnsi="Times New Roman"/>
          <w:sz w:val="28"/>
          <w:szCs w:val="28"/>
        </w:rPr>
        <w:t>is the log probabilities</w:t>
      </w:r>
      <w:proofErr w:type="gramEnd"/>
      <w:r w:rsidR="008B4DD1">
        <w:rPr>
          <w:rFonts w:ascii="Times New Roman" w:hAnsi="Times New Roman"/>
          <w:sz w:val="28"/>
          <w:szCs w:val="28"/>
        </w:rPr>
        <w:t xml:space="preserve"> of 10 classes.</w:t>
      </w:r>
      <w:r w:rsidR="00151E83">
        <w:rPr>
          <w:rFonts w:ascii="Times New Roman" w:hAnsi="Times New Roman"/>
          <w:sz w:val="28"/>
          <w:szCs w:val="28"/>
        </w:rPr>
        <w:t xml:space="preserve"> </w:t>
      </w:r>
    </w:p>
    <w:p w14:paraId="7435AC83" w14:textId="7D79842E" w:rsidR="00087E97" w:rsidRPr="00087E97" w:rsidRDefault="00087E97" w:rsidP="001F2C46">
      <w:pPr>
        <w:pStyle w:val="a3"/>
        <w:numPr>
          <w:ilvl w:val="2"/>
          <w:numId w:val="1"/>
        </w:numPr>
        <w:spacing w:line="360" w:lineRule="auto"/>
        <w:ind w:firstLineChars="0"/>
        <w:rPr>
          <w:rFonts w:ascii="Times New Roman" w:hAnsi="Times New Roman"/>
          <w:b/>
          <w:sz w:val="28"/>
          <w:szCs w:val="28"/>
        </w:rPr>
      </w:pPr>
      <w:r>
        <w:rPr>
          <w:rFonts w:ascii="Times New Roman" w:hAnsi="Times New Roman"/>
          <w:b/>
          <w:sz w:val="28"/>
          <w:szCs w:val="28"/>
        </w:rPr>
        <w:t>Dropout Layer</w:t>
      </w:r>
    </w:p>
    <w:p w14:paraId="0E4B81E4" w14:textId="22E24625" w:rsidR="00726A34" w:rsidRDefault="00960F0A" w:rsidP="00960F0A">
      <w:pPr>
        <w:rPr>
          <w:rFonts w:ascii="Times New Roman" w:hAnsi="Times New Roman"/>
          <w:sz w:val="28"/>
          <w:szCs w:val="28"/>
        </w:rPr>
      </w:pPr>
      <w:r>
        <w:rPr>
          <w:rFonts w:ascii="Times New Roman" w:hAnsi="Times New Roman"/>
          <w:sz w:val="28"/>
          <w:szCs w:val="28"/>
        </w:rPr>
        <w:t xml:space="preserve">Dropout layer acts as a popular regularization method for reducing </w:t>
      </w:r>
      <w:proofErr w:type="spellStart"/>
      <w:r>
        <w:rPr>
          <w:rFonts w:ascii="Times New Roman" w:hAnsi="Times New Roman"/>
          <w:sz w:val="28"/>
          <w:szCs w:val="28"/>
        </w:rPr>
        <w:t>overfitting</w:t>
      </w:r>
      <w:proofErr w:type="spellEnd"/>
      <w:r>
        <w:rPr>
          <w:rFonts w:ascii="Times New Roman" w:hAnsi="Times New Roman"/>
          <w:sz w:val="28"/>
          <w:szCs w:val="28"/>
        </w:rPr>
        <w:t xml:space="preserve"> in neural networks. In most existing NINs, there is no Dropout layers as Average-Pooling can also help solve </w:t>
      </w:r>
      <w:proofErr w:type="spellStart"/>
      <w:r>
        <w:rPr>
          <w:rFonts w:ascii="Times New Roman" w:hAnsi="Times New Roman"/>
          <w:sz w:val="28"/>
          <w:szCs w:val="28"/>
        </w:rPr>
        <w:t>overfitting</w:t>
      </w:r>
      <w:proofErr w:type="spellEnd"/>
      <w:r>
        <w:rPr>
          <w:rFonts w:ascii="Times New Roman" w:hAnsi="Times New Roman"/>
          <w:sz w:val="28"/>
          <w:szCs w:val="28"/>
        </w:rPr>
        <w:t xml:space="preserve"> problems. </w:t>
      </w:r>
      <w:r w:rsidR="00DC13F8">
        <w:rPr>
          <w:rFonts w:ascii="Times New Roman" w:hAnsi="Times New Roman"/>
          <w:sz w:val="28"/>
          <w:szCs w:val="28"/>
        </w:rPr>
        <w:t xml:space="preserve">In our NIN, we added </w:t>
      </w:r>
      <w:r w:rsidR="00BF32EB">
        <w:rPr>
          <w:rFonts w:ascii="Times New Roman" w:hAnsi="Times New Roman"/>
          <w:sz w:val="28"/>
          <w:szCs w:val="28"/>
        </w:rPr>
        <w:t>two</w:t>
      </w:r>
      <w:r w:rsidR="00DC13F8">
        <w:rPr>
          <w:rFonts w:ascii="Times New Roman" w:hAnsi="Times New Roman"/>
          <w:sz w:val="28"/>
          <w:szCs w:val="28"/>
        </w:rPr>
        <w:t xml:space="preserve"> Dropout layer</w:t>
      </w:r>
      <w:r w:rsidR="00BF32EB">
        <w:rPr>
          <w:rFonts w:ascii="Times New Roman" w:hAnsi="Times New Roman"/>
          <w:sz w:val="28"/>
          <w:szCs w:val="28"/>
        </w:rPr>
        <w:t>s</w:t>
      </w:r>
      <w:r w:rsidR="00DC13F8">
        <w:rPr>
          <w:rFonts w:ascii="Times New Roman" w:hAnsi="Times New Roman"/>
          <w:sz w:val="28"/>
          <w:szCs w:val="28"/>
        </w:rPr>
        <w:t xml:space="preserve"> to see whether it can better prevent </w:t>
      </w:r>
      <w:proofErr w:type="spellStart"/>
      <w:r w:rsidR="00DC13F8">
        <w:rPr>
          <w:rFonts w:ascii="Times New Roman" w:hAnsi="Times New Roman"/>
          <w:sz w:val="28"/>
          <w:szCs w:val="28"/>
        </w:rPr>
        <w:t>overfitting</w:t>
      </w:r>
      <w:proofErr w:type="spellEnd"/>
      <w:r w:rsidR="00DC13F8">
        <w:rPr>
          <w:rFonts w:ascii="Times New Roman" w:hAnsi="Times New Roman"/>
          <w:sz w:val="28"/>
          <w:szCs w:val="28"/>
        </w:rPr>
        <w:t xml:space="preserve"> and improve models.</w:t>
      </w:r>
    </w:p>
    <w:p w14:paraId="4E3D0959" w14:textId="6F05ED4A" w:rsidR="00DC13F8" w:rsidRPr="00960F0A" w:rsidRDefault="00BF32EB" w:rsidP="00960F0A">
      <w:pPr>
        <w:rPr>
          <w:rFonts w:ascii="Times New Roman" w:hAnsi="Times New Roman"/>
          <w:sz w:val="28"/>
          <w:szCs w:val="28"/>
        </w:rPr>
      </w:pPr>
      <w:r>
        <w:rPr>
          <w:rFonts w:ascii="Times New Roman" w:hAnsi="Times New Roman"/>
          <w:sz w:val="28"/>
          <w:szCs w:val="28"/>
        </w:rPr>
        <w:t xml:space="preserve">In the two Dropout layers, we used the same value for parameter </w:t>
      </w:r>
      <w:proofErr w:type="spellStart"/>
      <w:r w:rsidRPr="00BF32EB">
        <w:rPr>
          <w:rFonts w:ascii="Times New Roman" w:hAnsi="Times New Roman"/>
          <w:i/>
          <w:sz w:val="28"/>
          <w:szCs w:val="28"/>
        </w:rPr>
        <w:t>keep_prob</w:t>
      </w:r>
      <w:proofErr w:type="spellEnd"/>
      <w:r>
        <w:rPr>
          <w:rFonts w:ascii="Times New Roman" w:hAnsi="Times New Roman"/>
          <w:sz w:val="28"/>
          <w:szCs w:val="28"/>
        </w:rPr>
        <w:t>, 0.5. That is, for non-zero features, our Dropout layers scale them up by 2 (=1/0.</w:t>
      </w:r>
      <w:commentRangeStart w:id="87"/>
      <w:r>
        <w:rPr>
          <w:rFonts w:ascii="Times New Roman" w:hAnsi="Times New Roman"/>
          <w:sz w:val="28"/>
          <w:szCs w:val="28"/>
        </w:rPr>
        <w:t>5</w:t>
      </w:r>
      <w:commentRangeEnd w:id="87"/>
      <w:r w:rsidR="00045103">
        <w:rPr>
          <w:rStyle w:val="aa"/>
        </w:rPr>
        <w:commentReference w:id="87"/>
      </w:r>
      <w:r>
        <w:rPr>
          <w:rFonts w:ascii="Times New Roman" w:hAnsi="Times New Roman"/>
          <w:sz w:val="28"/>
          <w:szCs w:val="28"/>
        </w:rPr>
        <w:t>).</w:t>
      </w:r>
    </w:p>
    <w:p w14:paraId="3DE89691" w14:textId="20FF6BF5" w:rsidR="0024520A" w:rsidRDefault="00F41B06" w:rsidP="001F2C46">
      <w:pPr>
        <w:pStyle w:val="a3"/>
        <w:numPr>
          <w:ilvl w:val="0"/>
          <w:numId w:val="1"/>
        </w:numPr>
        <w:spacing w:line="360" w:lineRule="auto"/>
        <w:ind w:firstLineChars="0"/>
        <w:rPr>
          <w:rFonts w:ascii="Times New Roman" w:hAnsi="Times New Roman"/>
          <w:b/>
          <w:sz w:val="28"/>
          <w:szCs w:val="28"/>
        </w:rPr>
      </w:pPr>
      <w:r>
        <w:rPr>
          <w:rFonts w:ascii="Times New Roman" w:hAnsi="Times New Roman"/>
          <w:b/>
          <w:sz w:val="28"/>
          <w:szCs w:val="28"/>
        </w:rPr>
        <w:t xml:space="preserve"> </w:t>
      </w:r>
      <w:r w:rsidR="005948B7">
        <w:rPr>
          <w:rFonts w:ascii="Times New Roman" w:hAnsi="Times New Roman"/>
          <w:b/>
          <w:sz w:val="28"/>
          <w:szCs w:val="28"/>
        </w:rPr>
        <w:t>Results</w:t>
      </w:r>
      <w:r w:rsidR="00C84573">
        <w:rPr>
          <w:rFonts w:ascii="Times New Roman" w:hAnsi="Times New Roman"/>
          <w:b/>
          <w:sz w:val="28"/>
          <w:szCs w:val="28"/>
        </w:rPr>
        <w:t xml:space="preserve"> </w:t>
      </w:r>
      <w:r w:rsidR="005948B7">
        <w:rPr>
          <w:rFonts w:ascii="Times New Roman" w:hAnsi="Times New Roman"/>
          <w:b/>
          <w:sz w:val="28"/>
          <w:szCs w:val="28"/>
        </w:rPr>
        <w:t>&amp;</w:t>
      </w:r>
      <w:r w:rsidR="00C84573">
        <w:rPr>
          <w:rFonts w:ascii="Times New Roman" w:hAnsi="Times New Roman"/>
          <w:b/>
          <w:sz w:val="28"/>
          <w:szCs w:val="28"/>
        </w:rPr>
        <w:t xml:space="preserve"> </w:t>
      </w:r>
      <w:r w:rsidR="005948B7">
        <w:rPr>
          <w:rFonts w:ascii="Times New Roman" w:hAnsi="Times New Roman"/>
          <w:b/>
          <w:sz w:val="28"/>
          <w:szCs w:val="28"/>
        </w:rPr>
        <w:t>Discussion</w:t>
      </w:r>
      <w:ins w:id="88" w:author="世琪 duan" w:date="2017-12-17T17:51:00Z">
        <w:r w:rsidR="001A4C66">
          <w:rPr>
            <w:rFonts w:ascii="Times New Roman" w:hAnsi="Times New Roman"/>
            <w:b/>
            <w:sz w:val="28"/>
            <w:szCs w:val="28"/>
          </w:rPr>
          <w:t>s</w:t>
        </w:r>
      </w:ins>
    </w:p>
    <w:p w14:paraId="184F14AB" w14:textId="06D53C02" w:rsidR="001A6B53" w:rsidRDefault="00A4626A" w:rsidP="001A6B53">
      <w:pPr>
        <w:spacing w:line="360" w:lineRule="auto"/>
        <w:rPr>
          <w:rFonts w:ascii="Times New Roman" w:hAnsi="Times New Roman"/>
          <w:sz w:val="28"/>
          <w:szCs w:val="28"/>
        </w:rPr>
      </w:pPr>
      <w:r>
        <w:rPr>
          <w:rFonts w:ascii="Times New Roman" w:hAnsi="Times New Roman"/>
          <w:sz w:val="28"/>
          <w:szCs w:val="28"/>
        </w:rPr>
        <w:t>To compare the performance of our CNN and NIN models, we took use of three</w:t>
      </w:r>
      <w:r w:rsidR="00D24369">
        <w:rPr>
          <w:rFonts w:ascii="Times New Roman" w:hAnsi="Times New Roman"/>
          <w:sz w:val="28"/>
          <w:szCs w:val="28"/>
        </w:rPr>
        <w:t xml:space="preserve"> evaluation methods:</w:t>
      </w:r>
      <w:r>
        <w:rPr>
          <w:rFonts w:ascii="Times New Roman" w:hAnsi="Times New Roman"/>
          <w:sz w:val="28"/>
          <w:szCs w:val="28"/>
        </w:rPr>
        <w:t xml:space="preserve"> the </w:t>
      </w:r>
      <w:proofErr w:type="spellStart"/>
      <w:r>
        <w:rPr>
          <w:rFonts w:ascii="Times New Roman" w:hAnsi="Times New Roman"/>
          <w:sz w:val="28"/>
          <w:szCs w:val="28"/>
        </w:rPr>
        <w:t>softmax</w:t>
      </w:r>
      <w:proofErr w:type="spellEnd"/>
      <w:r>
        <w:rPr>
          <w:rFonts w:ascii="Times New Roman" w:hAnsi="Times New Roman"/>
          <w:sz w:val="28"/>
          <w:szCs w:val="28"/>
        </w:rPr>
        <w:t xml:space="preserve"> cross entropy loss, </w:t>
      </w:r>
      <w:r w:rsidR="00D24369">
        <w:rPr>
          <w:rFonts w:ascii="Times New Roman" w:hAnsi="Times New Roman"/>
          <w:sz w:val="28"/>
          <w:szCs w:val="28"/>
        </w:rPr>
        <w:t>0-1 accuracy, and confusion matrix.</w:t>
      </w:r>
    </w:p>
    <w:p w14:paraId="1B25686D" w14:textId="77751594" w:rsidR="001A7847" w:rsidRDefault="001A7847" w:rsidP="00E61558">
      <w:pPr>
        <w:spacing w:line="276" w:lineRule="auto"/>
        <w:rPr>
          <w:ins w:id="89" w:author="世琪 duan" w:date="2017-12-17T17:29:00Z"/>
          <w:rFonts w:ascii="Times New Roman" w:hAnsi="Times New Roman"/>
          <w:sz w:val="28"/>
          <w:szCs w:val="28"/>
        </w:rPr>
      </w:pPr>
      <w:r>
        <w:rPr>
          <w:rFonts w:ascii="Times New Roman" w:hAnsi="Times New Roman"/>
          <w:sz w:val="28"/>
          <w:szCs w:val="28"/>
        </w:rPr>
        <w:t xml:space="preserve">Here are the results of our </w:t>
      </w:r>
      <w:r w:rsidRPr="00CB092F">
        <w:rPr>
          <w:rFonts w:ascii="Times New Roman" w:hAnsi="Times New Roman"/>
          <w:sz w:val="28"/>
          <w:szCs w:val="28"/>
        </w:rPr>
        <w:t>CNN</w:t>
      </w:r>
      <w:r>
        <w:rPr>
          <w:rFonts w:ascii="Times New Roman" w:hAnsi="Times New Roman"/>
          <w:sz w:val="28"/>
          <w:szCs w:val="28"/>
        </w:rPr>
        <w:t>:</w:t>
      </w:r>
    </w:p>
    <w:p w14:paraId="3C86BEBA" w14:textId="704325D5" w:rsidR="0035494C" w:rsidRDefault="00D927A6" w:rsidP="001A6B53">
      <w:pPr>
        <w:spacing w:line="360" w:lineRule="auto"/>
        <w:rPr>
          <w:ins w:id="90" w:author="世琪 duan" w:date="2017-12-17T17:34:00Z"/>
          <w:rFonts w:ascii="Times New Roman" w:hAnsi="Times New Roman"/>
          <w:sz w:val="28"/>
          <w:szCs w:val="28"/>
        </w:rPr>
      </w:pPr>
      <w:ins w:id="91" w:author="世琪 duan" w:date="2017-12-17T23:12:00Z">
        <w:r>
          <w:rPr>
            <w:rFonts w:ascii="Times New Roman" w:hAnsi="Times New Roman"/>
            <w:noProof/>
            <w:sz w:val="28"/>
            <w:szCs w:val="28"/>
          </w:rPr>
          <w:drawing>
            <wp:inline distT="0" distB="0" distL="0" distR="0" wp14:anchorId="5B0F61E6" wp14:editId="2F5484D7">
              <wp:extent cx="5270500" cy="264731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accuracy.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647315"/>
                      </a:xfrm>
                      <a:prstGeom prst="rect">
                        <a:avLst/>
                      </a:prstGeom>
                    </pic:spPr>
                  </pic:pic>
                </a:graphicData>
              </a:graphic>
            </wp:inline>
          </w:drawing>
        </w:r>
      </w:ins>
    </w:p>
    <w:p w14:paraId="5878F2B0" w14:textId="1B1B93FC" w:rsidR="00D927A6" w:rsidRDefault="00D927A6" w:rsidP="00E61558">
      <w:pPr>
        <w:spacing w:line="276" w:lineRule="auto"/>
        <w:rPr>
          <w:ins w:id="92" w:author="世琪 duan" w:date="2017-12-17T23:13:00Z"/>
          <w:rFonts w:ascii="Times New Roman" w:hAnsi="Times New Roman"/>
          <w:sz w:val="28"/>
          <w:szCs w:val="28"/>
        </w:rPr>
      </w:pPr>
      <w:ins w:id="93" w:author="世琪 duan" w:date="2017-12-17T23:13:00Z">
        <w:r>
          <w:rPr>
            <w:rFonts w:ascii="Times New Roman" w:hAnsi="Times New Roman"/>
            <w:noProof/>
            <w:sz w:val="28"/>
            <w:szCs w:val="28"/>
          </w:rPr>
          <w:drawing>
            <wp:inline distT="0" distB="0" distL="0" distR="0" wp14:anchorId="0C08E538" wp14:editId="035E5530">
              <wp:extent cx="5270500" cy="267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loss.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677795"/>
                      </a:xfrm>
                      <a:prstGeom prst="rect">
                        <a:avLst/>
                      </a:prstGeom>
                    </pic:spPr>
                  </pic:pic>
                </a:graphicData>
              </a:graphic>
            </wp:inline>
          </w:drawing>
        </w:r>
      </w:ins>
    </w:p>
    <w:p w14:paraId="2704C383" w14:textId="1673E789" w:rsidR="00B567D2" w:rsidRDefault="00E0499E" w:rsidP="00E61558">
      <w:pPr>
        <w:spacing w:line="276" w:lineRule="auto"/>
        <w:rPr>
          <w:ins w:id="94" w:author="世琪 duan" w:date="2017-12-17T17:30:00Z"/>
          <w:rFonts w:ascii="Times New Roman" w:hAnsi="Times New Roman"/>
          <w:sz w:val="28"/>
          <w:szCs w:val="28"/>
        </w:rPr>
      </w:pPr>
      <w:ins w:id="95" w:author="世琪 duan" w:date="2017-12-17T23:16:00Z">
        <w:r>
          <w:rPr>
            <w:rFonts w:ascii="Times New Roman" w:hAnsi="Times New Roman"/>
            <w:sz w:val="28"/>
            <w:szCs w:val="28"/>
          </w:rPr>
          <w:t xml:space="preserve">The accuracy is 0.7969 and the loss is 0.5528 on the training set, while </w:t>
        </w:r>
      </w:ins>
      <w:ins w:id="96" w:author="世琪 duan" w:date="2017-12-17T17:34:00Z">
        <w:r>
          <w:rPr>
            <w:rFonts w:ascii="Times New Roman" w:hAnsi="Times New Roman"/>
            <w:sz w:val="28"/>
            <w:szCs w:val="28"/>
          </w:rPr>
          <w:t>t</w:t>
        </w:r>
        <w:r w:rsidR="00B567D2">
          <w:rPr>
            <w:rFonts w:ascii="Times New Roman" w:hAnsi="Times New Roman"/>
            <w:sz w:val="28"/>
            <w:szCs w:val="28"/>
          </w:rPr>
          <w:t>he accura</w:t>
        </w:r>
        <w:r w:rsidR="00FA320E">
          <w:rPr>
            <w:rFonts w:ascii="Times New Roman" w:hAnsi="Times New Roman"/>
            <w:sz w:val="28"/>
            <w:szCs w:val="28"/>
          </w:rPr>
          <w:t>cy is 0.7668</w:t>
        </w:r>
        <w:r w:rsidR="00A33419">
          <w:rPr>
            <w:rFonts w:ascii="Times New Roman" w:hAnsi="Times New Roman"/>
            <w:sz w:val="28"/>
            <w:szCs w:val="28"/>
          </w:rPr>
          <w:t xml:space="preserve"> and the l</w:t>
        </w:r>
        <w:r w:rsidR="00B1408D">
          <w:rPr>
            <w:rFonts w:ascii="Times New Roman" w:hAnsi="Times New Roman"/>
            <w:sz w:val="28"/>
            <w:szCs w:val="28"/>
          </w:rPr>
          <w:t>oss is 0.72</w:t>
        </w:r>
      </w:ins>
      <w:ins w:id="97" w:author="世琪 duan" w:date="2017-12-17T23:13:00Z">
        <w:r w:rsidR="00FA320E">
          <w:rPr>
            <w:rFonts w:ascii="Times New Roman" w:hAnsi="Times New Roman"/>
            <w:sz w:val="28"/>
            <w:szCs w:val="28"/>
          </w:rPr>
          <w:t>70</w:t>
        </w:r>
      </w:ins>
      <w:ins w:id="98" w:author="世琪 duan" w:date="2017-12-17T17:34:00Z">
        <w:r w:rsidR="00B1408D">
          <w:rPr>
            <w:rFonts w:ascii="Times New Roman" w:hAnsi="Times New Roman"/>
            <w:sz w:val="28"/>
            <w:szCs w:val="28"/>
          </w:rPr>
          <w:t xml:space="preserve"> </w:t>
        </w:r>
      </w:ins>
      <w:ins w:id="99" w:author="世琪 duan" w:date="2017-12-17T17:55:00Z">
        <w:r w:rsidR="007729C9">
          <w:rPr>
            <w:rFonts w:ascii="Times New Roman" w:hAnsi="Times New Roman"/>
            <w:sz w:val="28"/>
            <w:szCs w:val="28"/>
          </w:rPr>
          <w:t xml:space="preserve">on </w:t>
        </w:r>
      </w:ins>
      <w:ins w:id="100" w:author="世琪 duan" w:date="2017-12-17T23:16:00Z">
        <w:r>
          <w:rPr>
            <w:rFonts w:ascii="Times New Roman" w:hAnsi="Times New Roman"/>
            <w:sz w:val="28"/>
            <w:szCs w:val="28"/>
          </w:rPr>
          <w:t xml:space="preserve">the </w:t>
        </w:r>
      </w:ins>
      <w:ins w:id="101" w:author="世琪 duan" w:date="2017-12-17T17:55:00Z">
        <w:r w:rsidR="007729C9">
          <w:rPr>
            <w:rFonts w:ascii="Times New Roman" w:hAnsi="Times New Roman"/>
            <w:sz w:val="28"/>
            <w:szCs w:val="28"/>
          </w:rPr>
          <w:t xml:space="preserve">test set </w:t>
        </w:r>
      </w:ins>
      <w:ins w:id="102" w:author="世琪 duan" w:date="2017-12-17T17:34:00Z">
        <w:r w:rsidR="00B1408D">
          <w:rPr>
            <w:rFonts w:ascii="Times New Roman" w:hAnsi="Times New Roman"/>
            <w:sz w:val="28"/>
            <w:szCs w:val="28"/>
          </w:rPr>
          <w:t>for CNN. It increases</w:t>
        </w:r>
        <w:r w:rsidR="00A33419">
          <w:rPr>
            <w:rFonts w:ascii="Times New Roman" w:hAnsi="Times New Roman"/>
            <w:sz w:val="28"/>
            <w:szCs w:val="28"/>
          </w:rPr>
          <w:t xml:space="preserve"> the accuracy and decreases the loss very quickly during the first </w:t>
        </w:r>
      </w:ins>
      <w:ins w:id="103" w:author="世琪 duan" w:date="2017-12-17T17:48:00Z">
        <w:r w:rsidR="00B1408D">
          <w:rPr>
            <w:rFonts w:ascii="Times New Roman" w:hAnsi="Times New Roman"/>
            <w:sz w:val="28"/>
            <w:szCs w:val="28"/>
          </w:rPr>
          <w:t>10,000 iterations and then improves the performance slower</w:t>
        </w:r>
      </w:ins>
      <w:ins w:id="104" w:author="世琪 duan" w:date="2017-12-17T17:49:00Z">
        <w:r w:rsidR="00312CBB">
          <w:rPr>
            <w:rFonts w:ascii="Times New Roman" w:hAnsi="Times New Roman"/>
            <w:sz w:val="28"/>
            <w:szCs w:val="28"/>
          </w:rPr>
          <w:t xml:space="preserve"> and smoother</w:t>
        </w:r>
      </w:ins>
      <w:ins w:id="105" w:author="世琪 duan" w:date="2017-12-17T17:48:00Z">
        <w:r w:rsidR="00B1408D">
          <w:rPr>
            <w:rFonts w:ascii="Times New Roman" w:hAnsi="Times New Roman"/>
            <w:sz w:val="28"/>
            <w:szCs w:val="28"/>
          </w:rPr>
          <w:t>.</w:t>
        </w:r>
      </w:ins>
    </w:p>
    <w:p w14:paraId="0137656E" w14:textId="201BE226" w:rsidR="00A76421" w:rsidRDefault="00AF2636" w:rsidP="001A6B53">
      <w:pPr>
        <w:spacing w:line="360" w:lineRule="auto"/>
        <w:rPr>
          <w:rFonts w:ascii="Times New Roman" w:hAnsi="Times New Roman"/>
          <w:sz w:val="28"/>
          <w:szCs w:val="28"/>
        </w:rPr>
      </w:pPr>
      <w:ins w:id="106" w:author="世琪 duan" w:date="2017-12-17T23:14:00Z">
        <w:r>
          <w:rPr>
            <w:rFonts w:ascii="Times New Roman" w:hAnsi="Times New Roman"/>
            <w:noProof/>
            <w:sz w:val="28"/>
            <w:szCs w:val="28"/>
          </w:rPr>
          <w:drawing>
            <wp:inline distT="0" distB="0" distL="0" distR="0" wp14:anchorId="24224000" wp14:editId="5F8583BD">
              <wp:extent cx="5270500" cy="4077970"/>
              <wp:effectExtent l="0" t="0" r="1270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matrix.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4077970"/>
                      </a:xfrm>
                      <a:prstGeom prst="rect">
                        <a:avLst/>
                      </a:prstGeom>
                    </pic:spPr>
                  </pic:pic>
                </a:graphicData>
              </a:graphic>
            </wp:inline>
          </w:drawing>
        </w:r>
      </w:ins>
    </w:p>
    <w:p w14:paraId="70FEBBBC" w14:textId="12D9F717" w:rsidR="001A7847" w:rsidRDefault="001A7847" w:rsidP="00E61558">
      <w:pPr>
        <w:spacing w:line="276" w:lineRule="auto"/>
        <w:rPr>
          <w:ins w:id="107" w:author="世琪 duan" w:date="2017-12-17T17:18:00Z"/>
          <w:rFonts w:ascii="Times New Roman" w:hAnsi="Times New Roman"/>
          <w:sz w:val="28"/>
          <w:szCs w:val="28"/>
        </w:rPr>
      </w:pPr>
      <w:r>
        <w:rPr>
          <w:rFonts w:ascii="Times New Roman" w:hAnsi="Times New Roman"/>
          <w:sz w:val="28"/>
          <w:szCs w:val="28"/>
        </w:rPr>
        <w:t xml:space="preserve">Here are the results of our </w:t>
      </w:r>
      <w:r w:rsidRPr="00F76AA4">
        <w:rPr>
          <w:rFonts w:ascii="Times New Roman" w:hAnsi="Times New Roman"/>
          <w:sz w:val="28"/>
          <w:szCs w:val="28"/>
        </w:rPr>
        <w:t>NIN</w:t>
      </w:r>
      <w:r>
        <w:rPr>
          <w:rFonts w:ascii="Times New Roman" w:hAnsi="Times New Roman"/>
          <w:sz w:val="28"/>
          <w:szCs w:val="28"/>
        </w:rPr>
        <w:t>:</w:t>
      </w:r>
    </w:p>
    <w:p w14:paraId="65A7A124" w14:textId="0CFCB24E" w:rsidR="00F76AA4" w:rsidRDefault="00CC0FD9" w:rsidP="001A6B53">
      <w:pPr>
        <w:spacing w:line="360" w:lineRule="auto"/>
        <w:rPr>
          <w:ins w:id="108" w:author="世琪 duan" w:date="2017-12-17T17:34:00Z"/>
          <w:rFonts w:ascii="Times New Roman" w:hAnsi="Times New Roman"/>
          <w:sz w:val="28"/>
          <w:szCs w:val="28"/>
        </w:rPr>
      </w:pPr>
      <w:ins w:id="109" w:author="世琪 duan" w:date="2017-12-18T09:16:00Z">
        <w:r>
          <w:rPr>
            <w:rFonts w:ascii="Times New Roman" w:hAnsi="Times New Roman"/>
            <w:noProof/>
            <w:sz w:val="28"/>
            <w:szCs w:val="28"/>
          </w:rPr>
          <w:drawing>
            <wp:inline distT="0" distB="0" distL="0" distR="0" wp14:anchorId="555124F7" wp14:editId="231CFF4F">
              <wp:extent cx="5268245" cy="2726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N_accuracy.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727790"/>
                      </a:xfrm>
                      <a:prstGeom prst="rect">
                        <a:avLst/>
                      </a:prstGeom>
                    </pic:spPr>
                  </pic:pic>
                </a:graphicData>
              </a:graphic>
            </wp:inline>
          </w:drawing>
        </w:r>
      </w:ins>
    </w:p>
    <w:p w14:paraId="0632043D" w14:textId="51730486" w:rsidR="00B567D2" w:rsidRDefault="00CC0FD9" w:rsidP="00E61558">
      <w:pPr>
        <w:spacing w:line="276" w:lineRule="auto"/>
        <w:rPr>
          <w:rFonts w:ascii="Times New Roman" w:hAnsi="Times New Roman"/>
          <w:sz w:val="28"/>
          <w:szCs w:val="28"/>
        </w:rPr>
      </w:pPr>
      <w:ins w:id="110" w:author="世琪 duan" w:date="2017-12-17T23:18:00Z">
        <w:r>
          <w:rPr>
            <w:rFonts w:ascii="Times New Roman" w:hAnsi="Times New Roman"/>
            <w:sz w:val="28"/>
            <w:szCs w:val="28"/>
          </w:rPr>
          <w:t>The accuracy is 0.7812 and the loss is 0.6100</w:t>
        </w:r>
        <w:r w:rsidR="000F6BD3">
          <w:rPr>
            <w:rFonts w:ascii="Times New Roman" w:hAnsi="Times New Roman"/>
            <w:sz w:val="28"/>
            <w:szCs w:val="28"/>
          </w:rPr>
          <w:t xml:space="preserve"> on the training set, while </w:t>
        </w:r>
        <w:r w:rsidR="000F6BD3">
          <w:rPr>
            <w:rFonts w:ascii="Times New Roman" w:hAnsi="Times New Roman"/>
            <w:sz w:val="28"/>
            <w:szCs w:val="28"/>
          </w:rPr>
          <w:t>t</w:t>
        </w:r>
      </w:ins>
      <w:ins w:id="111" w:author="世琪 duan" w:date="2017-12-17T17:34:00Z">
        <w:r>
          <w:rPr>
            <w:rFonts w:ascii="Times New Roman" w:hAnsi="Times New Roman"/>
            <w:sz w:val="28"/>
            <w:szCs w:val="28"/>
          </w:rPr>
          <w:t>he accuracy is 0.7422 and the loss is 0.7544</w:t>
        </w:r>
      </w:ins>
      <w:ins w:id="112" w:author="世琪 duan" w:date="2017-12-17T17:50:00Z">
        <w:r w:rsidR="00FC6787">
          <w:rPr>
            <w:rFonts w:ascii="Times New Roman" w:hAnsi="Times New Roman"/>
            <w:sz w:val="28"/>
            <w:szCs w:val="28"/>
          </w:rPr>
          <w:t xml:space="preserve"> </w:t>
        </w:r>
      </w:ins>
      <w:ins w:id="113" w:author="世琪 duan" w:date="2017-12-17T17:55:00Z">
        <w:r w:rsidR="007729C9">
          <w:rPr>
            <w:rFonts w:ascii="Times New Roman" w:hAnsi="Times New Roman"/>
            <w:sz w:val="28"/>
            <w:szCs w:val="28"/>
          </w:rPr>
          <w:t xml:space="preserve">on </w:t>
        </w:r>
      </w:ins>
      <w:ins w:id="114" w:author="世琪 duan" w:date="2017-12-17T23:19:00Z">
        <w:r w:rsidR="000F6BD3">
          <w:rPr>
            <w:rFonts w:ascii="Times New Roman" w:hAnsi="Times New Roman"/>
            <w:sz w:val="28"/>
            <w:szCs w:val="28"/>
          </w:rPr>
          <w:t xml:space="preserve">the </w:t>
        </w:r>
      </w:ins>
      <w:ins w:id="115" w:author="世琪 duan" w:date="2017-12-17T17:55:00Z">
        <w:r w:rsidR="007729C9">
          <w:rPr>
            <w:rFonts w:ascii="Times New Roman" w:hAnsi="Times New Roman"/>
            <w:sz w:val="28"/>
            <w:szCs w:val="28"/>
          </w:rPr>
          <w:t xml:space="preserve">test set </w:t>
        </w:r>
      </w:ins>
      <w:ins w:id="116" w:author="世琪 duan" w:date="2017-12-17T17:50:00Z">
        <w:r w:rsidR="00FC6787">
          <w:rPr>
            <w:rFonts w:ascii="Times New Roman" w:hAnsi="Times New Roman"/>
            <w:sz w:val="28"/>
            <w:szCs w:val="28"/>
          </w:rPr>
          <w:t>for NIN</w:t>
        </w:r>
      </w:ins>
      <w:ins w:id="117" w:author="世琪 duan" w:date="2017-12-17T17:34:00Z">
        <w:r w:rsidR="00B567D2">
          <w:rPr>
            <w:rFonts w:ascii="Times New Roman" w:hAnsi="Times New Roman"/>
            <w:sz w:val="28"/>
            <w:szCs w:val="28"/>
          </w:rPr>
          <w:t>.</w:t>
        </w:r>
      </w:ins>
      <w:ins w:id="118" w:author="世琪 duan" w:date="2017-12-18T09:18:00Z">
        <w:r>
          <w:rPr>
            <w:rFonts w:ascii="Times New Roman" w:hAnsi="Times New Roman"/>
            <w:sz w:val="28"/>
            <w:szCs w:val="28"/>
          </w:rPr>
          <w:t xml:space="preserve"> It also converges quickly during the first 10,000 iterations and becomes slower then.</w:t>
        </w:r>
      </w:ins>
    </w:p>
    <w:p w14:paraId="61C9B963" w14:textId="2044A1C8" w:rsidR="001A7847" w:rsidRPr="00A4626A" w:rsidRDefault="0073125B" w:rsidP="00E61558">
      <w:pPr>
        <w:rPr>
          <w:rFonts w:ascii="Times New Roman" w:hAnsi="Times New Roman"/>
          <w:sz w:val="28"/>
          <w:szCs w:val="28"/>
        </w:rPr>
      </w:pPr>
      <w:ins w:id="119" w:author="世琪 duan" w:date="2017-12-18T09:19:00Z">
        <w:r>
          <w:rPr>
            <w:rFonts w:ascii="Times New Roman" w:hAnsi="Times New Roman"/>
            <w:noProof/>
            <w:sz w:val="28"/>
            <w:szCs w:val="28"/>
          </w:rPr>
          <w:drawing>
            <wp:inline distT="0" distB="0" distL="0" distR="0" wp14:anchorId="4351BF7E" wp14:editId="4F455426">
              <wp:extent cx="5270500" cy="4410710"/>
              <wp:effectExtent l="0" t="0" r="1270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2-18 上午9.19.26.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4410710"/>
                      </a:xfrm>
                      <a:prstGeom prst="rect">
                        <a:avLst/>
                      </a:prstGeom>
                    </pic:spPr>
                  </pic:pic>
                </a:graphicData>
              </a:graphic>
            </wp:inline>
          </w:drawing>
        </w:r>
      </w:ins>
      <w:r w:rsidR="00B55153">
        <w:rPr>
          <w:rFonts w:ascii="Times New Roman" w:hAnsi="Times New Roman"/>
          <w:sz w:val="28"/>
          <w:szCs w:val="28"/>
        </w:rPr>
        <w:t xml:space="preserve">As we see from the results, our CNN model </w:t>
      </w:r>
      <w:ins w:id="120" w:author="世琪 duan" w:date="2017-12-17T17:35:00Z">
        <w:r w:rsidR="00B567D2">
          <w:rPr>
            <w:rFonts w:ascii="Times New Roman" w:hAnsi="Times New Roman"/>
            <w:sz w:val="28"/>
            <w:szCs w:val="28"/>
          </w:rPr>
          <w:t xml:space="preserve">outperforms NIN in terms of </w:t>
        </w:r>
      </w:ins>
      <w:del w:id="121" w:author="世琪 duan" w:date="2017-12-17T17:35:00Z">
        <w:r w:rsidR="00B55153" w:rsidDel="00B567D2">
          <w:rPr>
            <w:rFonts w:ascii="Times New Roman" w:hAnsi="Times New Roman"/>
            <w:sz w:val="28"/>
            <w:szCs w:val="28"/>
          </w:rPr>
          <w:delText xml:space="preserve">generates results with a higher </w:delText>
        </w:r>
      </w:del>
      <w:r w:rsidR="00B55153">
        <w:rPr>
          <w:rFonts w:ascii="Times New Roman" w:hAnsi="Times New Roman"/>
          <w:sz w:val="28"/>
          <w:szCs w:val="28"/>
        </w:rPr>
        <w:t xml:space="preserve">accuracy </w:t>
      </w:r>
      <w:ins w:id="122" w:author="世琪 duan" w:date="2017-12-17T17:35:00Z">
        <w:r w:rsidR="00B567D2">
          <w:rPr>
            <w:rFonts w:ascii="Times New Roman" w:hAnsi="Times New Roman"/>
            <w:sz w:val="28"/>
            <w:szCs w:val="28"/>
          </w:rPr>
          <w:t>and loss</w:t>
        </w:r>
      </w:ins>
      <w:del w:id="123" w:author="世琪 duan" w:date="2017-12-17T17:35:00Z">
        <w:r w:rsidR="00B55153" w:rsidDel="00B567D2">
          <w:rPr>
            <w:rFonts w:ascii="Times New Roman" w:hAnsi="Times New Roman"/>
            <w:sz w:val="28"/>
            <w:szCs w:val="28"/>
          </w:rPr>
          <w:delText>than NIN</w:delText>
        </w:r>
      </w:del>
      <w:r w:rsidR="00B55153">
        <w:rPr>
          <w:rFonts w:ascii="Times New Roman" w:hAnsi="Times New Roman"/>
          <w:sz w:val="28"/>
          <w:szCs w:val="28"/>
        </w:rPr>
        <w:t>.</w:t>
      </w:r>
      <w:ins w:id="124" w:author="世琪 duan" w:date="2017-12-17T17:35:00Z">
        <w:r w:rsidR="00A33419">
          <w:rPr>
            <w:rFonts w:ascii="Times New Roman" w:hAnsi="Times New Roman"/>
            <w:sz w:val="28"/>
            <w:szCs w:val="28"/>
          </w:rPr>
          <w:t xml:space="preserve"> In</w:t>
        </w:r>
        <w:r w:rsidR="00B567D2">
          <w:rPr>
            <w:rFonts w:ascii="Times New Roman" w:hAnsi="Times New Roman"/>
            <w:sz w:val="28"/>
            <w:szCs w:val="28"/>
          </w:rPr>
          <w:t xml:space="preserve"> </w:t>
        </w:r>
      </w:ins>
      <w:ins w:id="125" w:author="世琪 duan" w:date="2017-12-18T09:20:00Z">
        <w:r w:rsidR="004D1910">
          <w:rPr>
            <w:rFonts w:ascii="Times New Roman" w:hAnsi="Times New Roman"/>
            <w:sz w:val="28"/>
            <w:szCs w:val="28"/>
          </w:rPr>
          <w:t xml:space="preserve">terms of </w:t>
        </w:r>
      </w:ins>
      <w:ins w:id="126" w:author="世琪 duan" w:date="2017-12-17T17:35:00Z">
        <w:r w:rsidR="00B567D2">
          <w:rPr>
            <w:rFonts w:ascii="Times New Roman" w:hAnsi="Times New Roman"/>
            <w:sz w:val="28"/>
            <w:szCs w:val="28"/>
          </w:rPr>
          <w:t xml:space="preserve">the confusion matrices, </w:t>
        </w:r>
      </w:ins>
      <w:ins w:id="127" w:author="世琪 duan" w:date="2017-12-18T09:20:00Z">
        <w:r w:rsidR="004D1910">
          <w:rPr>
            <w:rFonts w:ascii="Times New Roman" w:hAnsi="Times New Roman"/>
            <w:sz w:val="28"/>
            <w:szCs w:val="28"/>
          </w:rPr>
          <w:t xml:space="preserve">both CNN and NIN have difficulty </w:t>
        </w:r>
      </w:ins>
      <w:ins w:id="128" w:author="世琪 duan" w:date="2017-12-18T09:21:00Z">
        <w:r w:rsidR="004D1910">
          <w:rPr>
            <w:rFonts w:ascii="Times New Roman" w:hAnsi="Times New Roman"/>
            <w:sz w:val="28"/>
            <w:szCs w:val="28"/>
          </w:rPr>
          <w:t>disti</w:t>
        </w:r>
        <w:r w:rsidR="00016012">
          <w:rPr>
            <w:rFonts w:ascii="Times New Roman" w:hAnsi="Times New Roman"/>
            <w:sz w:val="28"/>
            <w:szCs w:val="28"/>
          </w:rPr>
          <w:t>nguishing images of cat and dog</w:t>
        </w:r>
        <w:r w:rsidR="004D1910">
          <w:rPr>
            <w:rFonts w:ascii="Times New Roman" w:hAnsi="Times New Roman"/>
            <w:sz w:val="28"/>
            <w:szCs w:val="28"/>
          </w:rPr>
          <w:t xml:space="preserve">. CNN </w:t>
        </w:r>
      </w:ins>
      <w:ins w:id="129" w:author="世琪 duan" w:date="2017-12-18T09:30:00Z">
        <w:r w:rsidR="00016012">
          <w:rPr>
            <w:rFonts w:ascii="Times New Roman" w:hAnsi="Times New Roman"/>
            <w:sz w:val="28"/>
            <w:szCs w:val="28"/>
          </w:rPr>
          <w:t xml:space="preserve">is better </w:t>
        </w:r>
      </w:ins>
      <w:ins w:id="130" w:author="世琪 duan" w:date="2017-12-18T09:31:00Z">
        <w:r w:rsidR="00016012">
          <w:rPr>
            <w:rFonts w:ascii="Times New Roman" w:hAnsi="Times New Roman"/>
            <w:sz w:val="28"/>
            <w:szCs w:val="28"/>
          </w:rPr>
          <w:t xml:space="preserve">than NIN </w:t>
        </w:r>
      </w:ins>
      <w:ins w:id="131" w:author="世琪 duan" w:date="2017-12-18T09:30:00Z">
        <w:r w:rsidR="00016012">
          <w:rPr>
            <w:rFonts w:ascii="Times New Roman" w:hAnsi="Times New Roman"/>
            <w:sz w:val="28"/>
            <w:szCs w:val="28"/>
          </w:rPr>
          <w:t>for recognizing images of airplane, automobile,</w:t>
        </w:r>
      </w:ins>
      <w:ins w:id="132" w:author="世琪 duan" w:date="2017-12-18T09:31:00Z">
        <w:r w:rsidR="00016012">
          <w:rPr>
            <w:rFonts w:ascii="Times New Roman" w:hAnsi="Times New Roman"/>
            <w:sz w:val="28"/>
            <w:szCs w:val="28"/>
          </w:rPr>
          <w:t xml:space="preserve"> bird, deer, frog, horse, and ship, while NIN is better than CNN for images of cat, dog and truck.</w:t>
        </w:r>
      </w:ins>
      <w:ins w:id="133" w:author="世琪 duan" w:date="2017-12-18T09:32:00Z">
        <w:r w:rsidR="00016012">
          <w:rPr>
            <w:rFonts w:ascii="Times New Roman" w:hAnsi="Times New Roman"/>
            <w:sz w:val="28"/>
            <w:szCs w:val="28"/>
          </w:rPr>
          <w:t xml:space="preserve"> In general,</w:t>
        </w:r>
      </w:ins>
      <w:ins w:id="134" w:author="世琪 duan" w:date="2017-12-18T09:31:00Z">
        <w:r w:rsidR="00016012">
          <w:rPr>
            <w:rFonts w:ascii="Times New Roman" w:hAnsi="Times New Roman"/>
            <w:sz w:val="28"/>
            <w:szCs w:val="28"/>
          </w:rPr>
          <w:t xml:space="preserve"> </w:t>
        </w:r>
      </w:ins>
      <w:ins w:id="135" w:author="世琪 duan" w:date="2017-12-18T09:20:00Z">
        <w:r w:rsidR="00BA2D8C">
          <w:rPr>
            <w:rFonts w:ascii="Times New Roman" w:hAnsi="Times New Roman"/>
            <w:sz w:val="28"/>
            <w:szCs w:val="28"/>
          </w:rPr>
          <w:t>w</w:t>
        </w:r>
      </w:ins>
      <w:ins w:id="136" w:author="世琪 duan" w:date="2017-12-17T17:45:00Z">
        <w:r w:rsidR="00016012">
          <w:rPr>
            <w:rFonts w:ascii="Times New Roman" w:hAnsi="Times New Roman"/>
            <w:sz w:val="28"/>
            <w:szCs w:val="28"/>
          </w:rPr>
          <w:t xml:space="preserve">e can </w:t>
        </w:r>
        <w:r w:rsidR="00A33419">
          <w:rPr>
            <w:rFonts w:ascii="Times New Roman" w:hAnsi="Times New Roman"/>
            <w:sz w:val="28"/>
            <w:szCs w:val="28"/>
          </w:rPr>
          <w:t xml:space="preserve">see that </w:t>
        </w:r>
      </w:ins>
      <w:ins w:id="137" w:author="世琪 duan" w:date="2017-12-17T17:42:00Z">
        <w:r w:rsidR="00A33419">
          <w:rPr>
            <w:rFonts w:ascii="Times New Roman" w:hAnsi="Times New Roman"/>
            <w:sz w:val="28"/>
            <w:szCs w:val="28"/>
          </w:rPr>
          <w:t xml:space="preserve">CNN misidentified </w:t>
        </w:r>
      </w:ins>
      <w:ins w:id="138" w:author="世琪 duan" w:date="2017-12-17T17:43:00Z">
        <w:r w:rsidR="00A33419">
          <w:rPr>
            <w:rFonts w:ascii="Times New Roman" w:hAnsi="Times New Roman"/>
            <w:sz w:val="28"/>
            <w:szCs w:val="28"/>
          </w:rPr>
          <w:t>fewer</w:t>
        </w:r>
      </w:ins>
      <w:ins w:id="139" w:author="世琪 duan" w:date="2017-12-17T17:42:00Z">
        <w:r w:rsidR="00A33419">
          <w:rPr>
            <w:rFonts w:ascii="Times New Roman" w:hAnsi="Times New Roman"/>
            <w:sz w:val="28"/>
            <w:szCs w:val="28"/>
          </w:rPr>
          <w:t xml:space="preserve"> images than NIN</w:t>
        </w:r>
      </w:ins>
      <w:ins w:id="140" w:author="世琪 duan" w:date="2017-12-17T17:43:00Z">
        <w:r w:rsidR="00A33419">
          <w:rPr>
            <w:rFonts w:ascii="Times New Roman" w:hAnsi="Times New Roman"/>
            <w:sz w:val="28"/>
            <w:szCs w:val="28"/>
          </w:rPr>
          <w:t>.</w:t>
        </w:r>
      </w:ins>
    </w:p>
    <w:p w14:paraId="189F7DDA" w14:textId="1EAFBB5A" w:rsidR="00B70069" w:rsidDel="00165A8E" w:rsidRDefault="00717510" w:rsidP="00E61558">
      <w:pPr>
        <w:pStyle w:val="a3"/>
        <w:numPr>
          <w:ilvl w:val="0"/>
          <w:numId w:val="1"/>
        </w:numPr>
        <w:ind w:firstLineChars="0"/>
        <w:rPr>
          <w:del w:id="141" w:author="世琪 duan" w:date="2017-12-17T18:05:00Z"/>
          <w:rFonts w:ascii="Times New Roman" w:hAnsi="Times New Roman"/>
          <w:b/>
          <w:sz w:val="28"/>
          <w:szCs w:val="28"/>
        </w:rPr>
      </w:pPr>
      <w:del w:id="142" w:author="世琪 duan" w:date="2017-12-17T18:05:00Z">
        <w:r w:rsidDel="00165A8E">
          <w:rPr>
            <w:rFonts w:ascii="Times New Roman" w:hAnsi="Times New Roman"/>
            <w:b/>
            <w:sz w:val="28"/>
            <w:szCs w:val="28"/>
          </w:rPr>
          <w:delText>Conclusion</w:delText>
        </w:r>
      </w:del>
    </w:p>
    <w:p w14:paraId="5FCEAE29" w14:textId="3A4602FD" w:rsidR="00660D71" w:rsidRPr="00660D71" w:rsidRDefault="00B23DCC" w:rsidP="00E61558">
      <w:pPr>
        <w:rPr>
          <w:rFonts w:ascii="Times New Roman" w:hAnsi="Times New Roman"/>
          <w:sz w:val="28"/>
          <w:szCs w:val="28"/>
        </w:rPr>
      </w:pPr>
      <w:r>
        <w:rPr>
          <w:rFonts w:ascii="Times New Roman" w:hAnsi="Times New Roman"/>
          <w:sz w:val="28"/>
          <w:szCs w:val="28"/>
        </w:rPr>
        <w:t xml:space="preserve">Based on our results and discussions above, </w:t>
      </w:r>
      <w:ins w:id="143" w:author="世琪 duan" w:date="2017-12-17T18:06:00Z">
        <w:r w:rsidR="00165A8E">
          <w:rPr>
            <w:rFonts w:ascii="Times New Roman" w:hAnsi="Times New Roman"/>
            <w:sz w:val="28"/>
            <w:szCs w:val="28"/>
          </w:rPr>
          <w:t xml:space="preserve">our </w:t>
        </w:r>
      </w:ins>
      <w:ins w:id="144" w:author="世琪 duan" w:date="2017-12-18T09:39:00Z">
        <w:r w:rsidR="006C7AFA">
          <w:rPr>
            <w:rFonts w:ascii="Times New Roman" w:hAnsi="Times New Roman"/>
            <w:sz w:val="28"/>
            <w:szCs w:val="28"/>
          </w:rPr>
          <w:t xml:space="preserve">NIN is good at distinguishing images of classes which are quite similar from many aspects, like cats and dogs, and automobile and trucks. </w:t>
        </w:r>
      </w:ins>
      <w:ins w:id="145" w:author="世琪 duan" w:date="2017-12-18T09:41:00Z">
        <w:r w:rsidR="006C7AFA">
          <w:rPr>
            <w:rFonts w:ascii="Times New Roman" w:hAnsi="Times New Roman"/>
            <w:sz w:val="28"/>
            <w:szCs w:val="28"/>
          </w:rPr>
          <w:t>However,</w:t>
        </w:r>
      </w:ins>
      <w:ins w:id="146" w:author="世琪 duan" w:date="2017-12-18T09:42:00Z">
        <w:r w:rsidR="006C7AFA">
          <w:rPr>
            <w:rFonts w:ascii="Times New Roman" w:hAnsi="Times New Roman"/>
            <w:sz w:val="28"/>
            <w:szCs w:val="28"/>
          </w:rPr>
          <w:t xml:space="preserve"> </w:t>
        </w:r>
      </w:ins>
      <w:ins w:id="147" w:author="世琪 duan" w:date="2017-12-18T09:41:00Z">
        <w:r w:rsidR="006C7AFA">
          <w:rPr>
            <w:rFonts w:ascii="Times New Roman" w:hAnsi="Times New Roman"/>
            <w:sz w:val="28"/>
            <w:szCs w:val="28"/>
          </w:rPr>
          <w:t>o</w:t>
        </w:r>
      </w:ins>
      <w:ins w:id="148" w:author="世琪 duan" w:date="2017-12-18T09:39:00Z">
        <w:r w:rsidR="006C7AFA">
          <w:rPr>
            <w:rFonts w:ascii="Times New Roman" w:hAnsi="Times New Roman"/>
            <w:sz w:val="28"/>
            <w:szCs w:val="28"/>
          </w:rPr>
          <w:t xml:space="preserve">ur </w:t>
        </w:r>
      </w:ins>
      <w:ins w:id="149" w:author="世琪 duan" w:date="2017-12-17T18:06:00Z">
        <w:r w:rsidR="00165A8E">
          <w:rPr>
            <w:rFonts w:ascii="Times New Roman" w:hAnsi="Times New Roman"/>
            <w:sz w:val="28"/>
            <w:szCs w:val="28"/>
          </w:rPr>
          <w:t xml:space="preserve">CNN </w:t>
        </w:r>
      </w:ins>
      <w:ins w:id="150" w:author="世琪 duan" w:date="2017-12-18T09:42:00Z">
        <w:r w:rsidR="006C7AFA">
          <w:rPr>
            <w:rFonts w:ascii="Times New Roman" w:hAnsi="Times New Roman"/>
            <w:sz w:val="28"/>
            <w:szCs w:val="28"/>
          </w:rPr>
          <w:t xml:space="preserve">is better than our NIN in general and </w:t>
        </w:r>
      </w:ins>
      <w:ins w:id="151" w:author="世琪 duan" w:date="2017-12-17T18:06:00Z">
        <w:r w:rsidR="00165A8E">
          <w:rPr>
            <w:rFonts w:ascii="Times New Roman" w:hAnsi="Times New Roman"/>
            <w:sz w:val="28"/>
            <w:szCs w:val="28"/>
          </w:rPr>
          <w:t>sh</w:t>
        </w:r>
        <w:r w:rsidR="00E61558">
          <w:rPr>
            <w:rFonts w:ascii="Times New Roman" w:hAnsi="Times New Roman"/>
            <w:sz w:val="28"/>
            <w:szCs w:val="28"/>
          </w:rPr>
          <w:t>ould have generated results with</w:t>
        </w:r>
        <w:r w:rsidR="00165A8E">
          <w:rPr>
            <w:rFonts w:ascii="Times New Roman" w:hAnsi="Times New Roman"/>
            <w:sz w:val="28"/>
            <w:szCs w:val="28"/>
          </w:rPr>
          <w:t xml:space="preserve"> higher accuracy after </w:t>
        </w:r>
      </w:ins>
      <w:ins w:id="152" w:author="世琪 duan" w:date="2017-12-17T18:07:00Z">
        <w:r w:rsidR="00165A8E">
          <w:rPr>
            <w:rFonts w:ascii="Times New Roman" w:hAnsi="Times New Roman"/>
            <w:sz w:val="28"/>
            <w:szCs w:val="28"/>
          </w:rPr>
          <w:t>running</w:t>
        </w:r>
      </w:ins>
      <w:ins w:id="153" w:author="世琪 duan" w:date="2017-12-17T18:06:00Z">
        <w:r w:rsidR="00165A8E">
          <w:rPr>
            <w:rFonts w:ascii="Times New Roman" w:hAnsi="Times New Roman"/>
            <w:sz w:val="28"/>
            <w:szCs w:val="28"/>
          </w:rPr>
          <w:t xml:space="preserve"> </w:t>
        </w:r>
      </w:ins>
      <w:ins w:id="154" w:author="世琪 duan" w:date="2017-12-17T18:07:00Z">
        <w:r w:rsidR="00165A8E">
          <w:rPr>
            <w:rFonts w:ascii="Times New Roman" w:hAnsi="Times New Roman"/>
            <w:sz w:val="28"/>
            <w:szCs w:val="28"/>
          </w:rPr>
          <w:t xml:space="preserve">more </w:t>
        </w:r>
        <w:proofErr w:type="gramStart"/>
        <w:r w:rsidR="00165A8E">
          <w:rPr>
            <w:rFonts w:ascii="Times New Roman" w:hAnsi="Times New Roman"/>
            <w:sz w:val="28"/>
            <w:szCs w:val="28"/>
          </w:rPr>
          <w:t>iterations</w:t>
        </w:r>
        <w:proofErr w:type="gramEnd"/>
        <w:r w:rsidR="006C7AFA">
          <w:rPr>
            <w:rFonts w:ascii="Times New Roman" w:hAnsi="Times New Roman"/>
            <w:sz w:val="28"/>
            <w:szCs w:val="28"/>
          </w:rPr>
          <w:t xml:space="preserve">. </w:t>
        </w:r>
      </w:ins>
      <w:ins w:id="155" w:author="世琪 duan" w:date="2017-12-18T09:43:00Z">
        <w:r w:rsidR="006C7AFA">
          <w:rPr>
            <w:rFonts w:ascii="Times New Roman" w:hAnsi="Times New Roman"/>
            <w:sz w:val="28"/>
            <w:szCs w:val="28"/>
          </w:rPr>
          <w:t xml:space="preserve">To achieve </w:t>
        </w:r>
        <w:proofErr w:type="spellStart"/>
        <w:r w:rsidR="006C7AFA">
          <w:rPr>
            <w:rFonts w:ascii="Times New Roman" w:hAnsi="Times New Roman"/>
            <w:sz w:val="28"/>
            <w:szCs w:val="28"/>
          </w:rPr>
          <w:t>beeter</w:t>
        </w:r>
        <w:proofErr w:type="spellEnd"/>
        <w:r w:rsidR="006C7AFA">
          <w:rPr>
            <w:rFonts w:ascii="Times New Roman" w:hAnsi="Times New Roman"/>
            <w:sz w:val="28"/>
            <w:szCs w:val="28"/>
          </w:rPr>
          <w:t xml:space="preserve"> results, f</w:t>
        </w:r>
      </w:ins>
      <w:ins w:id="156" w:author="世琪 duan" w:date="2017-12-17T18:07:00Z">
        <w:r w:rsidR="00165A8E">
          <w:rPr>
            <w:rFonts w:ascii="Times New Roman" w:hAnsi="Times New Roman"/>
            <w:sz w:val="28"/>
            <w:szCs w:val="28"/>
          </w:rPr>
          <w:t>urther improvements should be added on the model</w:t>
        </w:r>
      </w:ins>
      <w:ins w:id="157" w:author="世琪 duan" w:date="2017-12-17T18:08:00Z">
        <w:r w:rsidR="00E61558">
          <w:rPr>
            <w:rFonts w:ascii="Times New Roman" w:hAnsi="Times New Roman"/>
            <w:sz w:val="28"/>
            <w:szCs w:val="28"/>
          </w:rPr>
          <w:t xml:space="preserve"> as our CNN </w:t>
        </w:r>
      </w:ins>
      <w:ins w:id="158" w:author="世琪 duan" w:date="2017-12-18T09:34:00Z">
        <w:r w:rsidR="001A483A">
          <w:rPr>
            <w:rFonts w:ascii="Times New Roman" w:hAnsi="Times New Roman"/>
            <w:sz w:val="28"/>
            <w:szCs w:val="28"/>
          </w:rPr>
          <w:t>has not demonstrate</w:t>
        </w:r>
      </w:ins>
      <w:ins w:id="159" w:author="世琪 duan" w:date="2017-12-18T09:44:00Z">
        <w:r w:rsidR="006C7AFA">
          <w:rPr>
            <w:rFonts w:ascii="Times New Roman" w:hAnsi="Times New Roman"/>
            <w:sz w:val="28"/>
            <w:szCs w:val="28"/>
          </w:rPr>
          <w:t>d</w:t>
        </w:r>
      </w:ins>
      <w:bookmarkStart w:id="160" w:name="_GoBack"/>
      <w:bookmarkEnd w:id="160"/>
      <w:ins w:id="161" w:author="世琪 duan" w:date="2017-12-18T09:34:00Z">
        <w:r w:rsidR="001A483A">
          <w:rPr>
            <w:rFonts w:ascii="Times New Roman" w:hAnsi="Times New Roman"/>
            <w:sz w:val="28"/>
            <w:szCs w:val="28"/>
          </w:rPr>
          <w:t xml:space="preserve"> a good performance on </w:t>
        </w:r>
      </w:ins>
      <w:ins w:id="162" w:author="世琪 duan" w:date="2017-12-18T09:35:00Z">
        <w:r w:rsidR="001A483A">
          <w:rPr>
            <w:rFonts w:ascii="Times New Roman" w:hAnsi="Times New Roman"/>
            <w:sz w:val="28"/>
            <w:szCs w:val="28"/>
          </w:rPr>
          <w:t xml:space="preserve">images of cat and dog yet but </w:t>
        </w:r>
      </w:ins>
      <w:ins w:id="163" w:author="世琪 duan" w:date="2017-12-17T18:08:00Z">
        <w:r w:rsidR="00E61558">
          <w:rPr>
            <w:rFonts w:ascii="Times New Roman" w:hAnsi="Times New Roman"/>
            <w:sz w:val="28"/>
            <w:szCs w:val="28"/>
          </w:rPr>
          <w:t>has almost converged</w:t>
        </w:r>
      </w:ins>
      <w:ins w:id="164" w:author="世琪 duan" w:date="2017-12-17T18:09:00Z">
        <w:r w:rsidR="00E61558">
          <w:rPr>
            <w:rFonts w:ascii="Times New Roman" w:hAnsi="Times New Roman"/>
            <w:sz w:val="28"/>
            <w:szCs w:val="28"/>
          </w:rPr>
          <w:t>.</w:t>
        </w:r>
      </w:ins>
    </w:p>
    <w:p w14:paraId="477A0996" w14:textId="018F7E6D" w:rsidR="00717510" w:rsidRDefault="00717510" w:rsidP="001F2C46">
      <w:pPr>
        <w:pStyle w:val="a3"/>
        <w:numPr>
          <w:ilvl w:val="0"/>
          <w:numId w:val="1"/>
        </w:numPr>
        <w:spacing w:line="360" w:lineRule="auto"/>
        <w:ind w:firstLineChars="0"/>
        <w:rPr>
          <w:ins w:id="165" w:author="世琪 duan" w:date="2017-12-17T17:51:00Z"/>
          <w:rFonts w:ascii="Times New Roman" w:hAnsi="Times New Roman"/>
          <w:b/>
          <w:sz w:val="28"/>
          <w:szCs w:val="28"/>
        </w:rPr>
      </w:pPr>
      <w:r>
        <w:rPr>
          <w:rFonts w:ascii="Times New Roman" w:hAnsi="Times New Roman"/>
          <w:b/>
          <w:sz w:val="28"/>
          <w:szCs w:val="28"/>
        </w:rPr>
        <w:t>Further Improvements</w:t>
      </w:r>
    </w:p>
    <w:p w14:paraId="225C6C9F" w14:textId="5694208F" w:rsidR="00467F87" w:rsidRDefault="00EB0E0F" w:rsidP="00E61558">
      <w:pPr>
        <w:rPr>
          <w:ins w:id="166" w:author="世琪 duan" w:date="2017-12-17T18:11:00Z"/>
          <w:rFonts w:ascii="Times New Roman" w:hAnsi="Times New Roman"/>
          <w:sz w:val="28"/>
          <w:szCs w:val="28"/>
        </w:rPr>
      </w:pPr>
      <w:ins w:id="167" w:author="世琪 duan" w:date="2017-12-17T17:51:00Z">
        <w:r>
          <w:rPr>
            <w:rFonts w:ascii="Times New Roman" w:hAnsi="Times New Roman"/>
            <w:sz w:val="28"/>
            <w:szCs w:val="28"/>
          </w:rPr>
          <w:t>As</w:t>
        </w:r>
        <w:r w:rsidR="00467F87">
          <w:rPr>
            <w:rFonts w:ascii="Times New Roman" w:hAnsi="Times New Roman"/>
            <w:sz w:val="28"/>
            <w:szCs w:val="28"/>
          </w:rPr>
          <w:t xml:space="preserve"> our models have difficulty recognizing </w:t>
        </w:r>
        <w:r>
          <w:rPr>
            <w:rFonts w:ascii="Times New Roman" w:hAnsi="Times New Roman"/>
            <w:sz w:val="28"/>
            <w:szCs w:val="28"/>
          </w:rPr>
          <w:t>images of cats and dogs, t</w:t>
        </w:r>
        <w:r w:rsidR="00467F87">
          <w:rPr>
            <w:rFonts w:ascii="Times New Roman" w:hAnsi="Times New Roman"/>
            <w:sz w:val="28"/>
            <w:szCs w:val="28"/>
          </w:rPr>
          <w:t xml:space="preserve">o </w:t>
        </w:r>
        <w:r>
          <w:rPr>
            <w:rFonts w:ascii="Times New Roman" w:hAnsi="Times New Roman"/>
            <w:sz w:val="28"/>
            <w:szCs w:val="28"/>
          </w:rPr>
          <w:t>further improve the</w:t>
        </w:r>
        <w:r w:rsidR="00467F87">
          <w:rPr>
            <w:rFonts w:ascii="Times New Roman" w:hAnsi="Times New Roman"/>
            <w:sz w:val="28"/>
            <w:szCs w:val="28"/>
          </w:rPr>
          <w:t xml:space="preserve"> performance, we may need to build more networks for </w:t>
        </w:r>
      </w:ins>
      <w:ins w:id="168" w:author="世琪 duan" w:date="2017-12-17T17:53:00Z">
        <w:r w:rsidR="00467F87">
          <w:rPr>
            <w:rFonts w:ascii="Times New Roman" w:hAnsi="Times New Roman"/>
            <w:sz w:val="28"/>
            <w:szCs w:val="28"/>
          </w:rPr>
          <w:t xml:space="preserve">identifying </w:t>
        </w:r>
      </w:ins>
      <w:ins w:id="169" w:author="世琪 duan" w:date="2017-12-17T17:51:00Z">
        <w:r>
          <w:rPr>
            <w:rFonts w:ascii="Times New Roman" w:hAnsi="Times New Roman"/>
            <w:sz w:val="28"/>
            <w:szCs w:val="28"/>
          </w:rPr>
          <w:t>images of</w:t>
        </w:r>
        <w:r w:rsidR="00467F87">
          <w:rPr>
            <w:rFonts w:ascii="Times New Roman" w:hAnsi="Times New Roman"/>
            <w:sz w:val="28"/>
            <w:szCs w:val="28"/>
          </w:rPr>
          <w:t xml:space="preserve"> these two classes</w:t>
        </w:r>
      </w:ins>
      <w:ins w:id="170" w:author="世琪 duan" w:date="2017-12-17T17:53:00Z">
        <w:r w:rsidR="00467F87">
          <w:rPr>
            <w:rFonts w:ascii="Times New Roman" w:hAnsi="Times New Roman"/>
            <w:sz w:val="28"/>
            <w:szCs w:val="28"/>
          </w:rPr>
          <w:t>.</w:t>
        </w:r>
      </w:ins>
    </w:p>
    <w:p w14:paraId="6BE1B2F7" w14:textId="31305BBC" w:rsidR="00EF5141" w:rsidRDefault="00EF5141" w:rsidP="00E61558">
      <w:pPr>
        <w:rPr>
          <w:ins w:id="171" w:author="世琪 duan" w:date="2017-12-17T18:22:00Z"/>
          <w:rFonts w:ascii="Times New Roman" w:hAnsi="Times New Roman"/>
          <w:sz w:val="28"/>
          <w:szCs w:val="28"/>
        </w:rPr>
      </w:pPr>
      <w:ins w:id="172" w:author="世琪 duan" w:date="2017-12-17T18:11:00Z">
        <w:r>
          <w:rPr>
            <w:rFonts w:ascii="Times New Roman" w:hAnsi="Times New Roman"/>
            <w:sz w:val="28"/>
            <w:szCs w:val="28"/>
          </w:rPr>
          <w:t>What</w:t>
        </w:r>
      </w:ins>
      <w:ins w:id="173" w:author="世琪 duan" w:date="2017-12-17T18:12:00Z">
        <w:r>
          <w:rPr>
            <w:rFonts w:ascii="Times New Roman" w:hAnsi="Times New Roman"/>
            <w:sz w:val="28"/>
            <w:szCs w:val="28"/>
          </w:rPr>
          <w:t>’s more, we learn</w:t>
        </w:r>
      </w:ins>
      <w:ins w:id="174" w:author="世琪 duan" w:date="2017-12-18T09:37:00Z">
        <w:r w:rsidR="00F57013">
          <w:rPr>
            <w:rFonts w:ascii="Times New Roman" w:hAnsi="Times New Roman"/>
            <w:sz w:val="28"/>
            <w:szCs w:val="28"/>
          </w:rPr>
          <w:t>ed</w:t>
        </w:r>
      </w:ins>
      <w:ins w:id="175" w:author="世琪 duan" w:date="2017-12-17T18:12:00Z">
        <w:r>
          <w:rPr>
            <w:rFonts w:ascii="Times New Roman" w:hAnsi="Times New Roman"/>
            <w:sz w:val="28"/>
            <w:szCs w:val="28"/>
          </w:rPr>
          <w:t xml:space="preserve"> from some papers that </w:t>
        </w:r>
      </w:ins>
      <w:ins w:id="176" w:author="世琪 duan" w:date="2017-12-17T18:13:00Z">
        <w:r>
          <w:rPr>
            <w:rFonts w:ascii="Times New Roman" w:hAnsi="Times New Roman"/>
            <w:sz w:val="28"/>
            <w:szCs w:val="28"/>
          </w:rPr>
          <w:t xml:space="preserve">Global Contrast Normalization </w:t>
        </w:r>
      </w:ins>
      <w:ins w:id="177" w:author="世琪 duan" w:date="2017-12-17T18:14:00Z">
        <w:r>
          <w:rPr>
            <w:rFonts w:ascii="Times New Roman" w:hAnsi="Times New Roman"/>
            <w:sz w:val="28"/>
            <w:szCs w:val="28"/>
          </w:rPr>
          <w:t xml:space="preserve">(GCN) </w:t>
        </w:r>
      </w:ins>
      <w:ins w:id="178" w:author="世琪 duan" w:date="2017-12-17T18:13:00Z">
        <w:r w:rsidR="0002678A">
          <w:rPr>
            <w:rFonts w:ascii="Times New Roman" w:hAnsi="Times New Roman"/>
            <w:sz w:val="28"/>
            <w:szCs w:val="28"/>
          </w:rPr>
          <w:t>is also</w:t>
        </w:r>
        <w:r>
          <w:rPr>
            <w:rFonts w:ascii="Times New Roman" w:hAnsi="Times New Roman"/>
            <w:sz w:val="28"/>
            <w:szCs w:val="28"/>
          </w:rPr>
          <w:t xml:space="preserve"> a helpful preprocessing method</w:t>
        </w:r>
      </w:ins>
      <w:ins w:id="179" w:author="世琪 duan" w:date="2017-12-18T09:37:00Z">
        <w:r w:rsidR="00F571B2">
          <w:rPr>
            <w:rFonts w:ascii="Times New Roman" w:hAnsi="Times New Roman"/>
            <w:sz w:val="28"/>
            <w:szCs w:val="28"/>
          </w:rPr>
          <w:t xml:space="preserve"> and some people use it together with ZCA </w:t>
        </w:r>
      </w:ins>
      <w:ins w:id="180" w:author="世琪 duan" w:date="2017-12-18T09:38:00Z">
        <w:r w:rsidR="00F571B2">
          <w:rPr>
            <w:rFonts w:ascii="Times New Roman" w:hAnsi="Times New Roman"/>
            <w:sz w:val="28"/>
            <w:szCs w:val="28"/>
          </w:rPr>
          <w:t xml:space="preserve">Whitening </w:t>
        </w:r>
      </w:ins>
      <w:ins w:id="181" w:author="世琪 duan" w:date="2017-12-18T09:37:00Z">
        <w:r w:rsidR="00F571B2">
          <w:rPr>
            <w:rFonts w:ascii="Times New Roman" w:hAnsi="Times New Roman"/>
            <w:sz w:val="28"/>
            <w:szCs w:val="28"/>
          </w:rPr>
          <w:t>to preprocess images</w:t>
        </w:r>
      </w:ins>
      <w:ins w:id="182" w:author="世琪 duan" w:date="2017-12-17T18:13:00Z">
        <w:r>
          <w:rPr>
            <w:rFonts w:ascii="Times New Roman" w:hAnsi="Times New Roman"/>
            <w:sz w:val="28"/>
            <w:szCs w:val="28"/>
          </w:rPr>
          <w:t xml:space="preserve">. If we have more time, we should try </w:t>
        </w:r>
      </w:ins>
      <w:ins w:id="183" w:author="世琪 duan" w:date="2017-12-17T18:14:00Z">
        <w:r>
          <w:rPr>
            <w:rFonts w:ascii="Times New Roman" w:hAnsi="Times New Roman"/>
            <w:sz w:val="28"/>
            <w:szCs w:val="28"/>
          </w:rPr>
          <w:t>GCN or combine it with our preprocessing method</w:t>
        </w:r>
      </w:ins>
      <w:ins w:id="184" w:author="世琪 duan" w:date="2017-12-17T18:20:00Z">
        <w:r w:rsidR="0002678A">
          <w:rPr>
            <w:rFonts w:ascii="Times New Roman" w:hAnsi="Times New Roman"/>
            <w:sz w:val="28"/>
            <w:szCs w:val="28"/>
          </w:rPr>
          <w:t>s</w:t>
        </w:r>
      </w:ins>
      <w:ins w:id="185" w:author="世琪 duan" w:date="2017-12-17T18:14:00Z">
        <w:r>
          <w:rPr>
            <w:rFonts w:ascii="Times New Roman" w:hAnsi="Times New Roman"/>
            <w:sz w:val="28"/>
            <w:szCs w:val="28"/>
          </w:rPr>
          <w:t>.</w:t>
        </w:r>
      </w:ins>
    </w:p>
    <w:p w14:paraId="750C2CB3" w14:textId="24D6A558" w:rsidR="006F5CB9" w:rsidRPr="00E61558" w:rsidRDefault="009B3C92" w:rsidP="00E61558">
      <w:pPr>
        <w:rPr>
          <w:rFonts w:ascii="Times New Roman" w:hAnsi="Times New Roman"/>
          <w:sz w:val="28"/>
          <w:szCs w:val="28"/>
        </w:rPr>
      </w:pPr>
      <w:ins w:id="186" w:author="世琪 duan" w:date="2017-12-17T18:22:00Z">
        <w:r>
          <w:rPr>
            <w:rFonts w:ascii="Times New Roman" w:hAnsi="Times New Roman"/>
            <w:sz w:val="28"/>
            <w:szCs w:val="28"/>
          </w:rPr>
          <w:t>Last but not l</w:t>
        </w:r>
        <w:r w:rsidR="006F5CB9">
          <w:rPr>
            <w:rFonts w:ascii="Times New Roman" w:hAnsi="Times New Roman"/>
            <w:sz w:val="28"/>
            <w:szCs w:val="28"/>
          </w:rPr>
          <w:t>east, we should have obta</w:t>
        </w:r>
        <w:r w:rsidR="00420E08">
          <w:rPr>
            <w:rFonts w:ascii="Times New Roman" w:hAnsi="Times New Roman"/>
            <w:sz w:val="28"/>
            <w:szCs w:val="28"/>
          </w:rPr>
          <w:t xml:space="preserve">ined better results </w:t>
        </w:r>
      </w:ins>
      <w:ins w:id="187" w:author="世琪 duan" w:date="2017-12-17T18:24:00Z">
        <w:r>
          <w:rPr>
            <w:rFonts w:ascii="Times New Roman" w:hAnsi="Times New Roman"/>
            <w:sz w:val="28"/>
            <w:szCs w:val="28"/>
          </w:rPr>
          <w:t xml:space="preserve">from both our CNN and NIN, </w:t>
        </w:r>
      </w:ins>
      <w:ins w:id="188" w:author="世琪 duan" w:date="2017-12-17T18:22:00Z">
        <w:r w:rsidR="00420E08">
          <w:rPr>
            <w:rFonts w:ascii="Times New Roman" w:hAnsi="Times New Roman"/>
            <w:sz w:val="28"/>
            <w:szCs w:val="28"/>
          </w:rPr>
          <w:t>if we mad</w:t>
        </w:r>
        <w:r w:rsidR="006F5CB9">
          <w:rPr>
            <w:rFonts w:ascii="Times New Roman" w:hAnsi="Times New Roman"/>
            <w:sz w:val="28"/>
            <w:szCs w:val="28"/>
          </w:rPr>
          <w:t>e our networks larger and train</w:t>
        </w:r>
      </w:ins>
      <w:ins w:id="189" w:author="世琪 duan" w:date="2017-12-17T18:23:00Z">
        <w:r w:rsidR="00420E08">
          <w:rPr>
            <w:rFonts w:ascii="Times New Roman" w:hAnsi="Times New Roman"/>
            <w:sz w:val="28"/>
            <w:szCs w:val="28"/>
          </w:rPr>
          <w:t>ed</w:t>
        </w:r>
      </w:ins>
      <w:ins w:id="190" w:author="世琪 duan" w:date="2017-12-17T18:22:00Z">
        <w:r w:rsidR="006F5CB9">
          <w:rPr>
            <w:rFonts w:ascii="Times New Roman" w:hAnsi="Times New Roman"/>
            <w:sz w:val="28"/>
            <w:szCs w:val="28"/>
          </w:rPr>
          <w:t xml:space="preserve"> models longer.</w:t>
        </w:r>
      </w:ins>
    </w:p>
    <w:p w14:paraId="235EA93E" w14:textId="11583CA9" w:rsidR="00717510" w:rsidRDefault="00717510" w:rsidP="00717510">
      <w:pPr>
        <w:spacing w:line="360" w:lineRule="auto"/>
        <w:rPr>
          <w:rFonts w:ascii="Times New Roman" w:hAnsi="Times New Roman"/>
          <w:b/>
          <w:sz w:val="28"/>
          <w:szCs w:val="28"/>
        </w:rPr>
      </w:pPr>
      <w:r>
        <w:rPr>
          <w:rFonts w:ascii="Times New Roman" w:hAnsi="Times New Roman"/>
          <w:b/>
          <w:sz w:val="28"/>
          <w:szCs w:val="28"/>
        </w:rPr>
        <w:t>References:</w:t>
      </w:r>
    </w:p>
    <w:p w14:paraId="46775B27" w14:textId="2B775CC9" w:rsidR="000B3A7B" w:rsidRDefault="000B3A7B" w:rsidP="008A3C57">
      <w:pPr>
        <w:pStyle w:val="a3"/>
        <w:numPr>
          <w:ilvl w:val="0"/>
          <w:numId w:val="4"/>
        </w:numPr>
        <w:ind w:firstLineChars="0"/>
        <w:rPr>
          <w:rFonts w:ascii="Arial" w:eastAsia="Times New Roman" w:hAnsi="Arial" w:cs="Arial"/>
          <w:color w:val="222222"/>
          <w:kern w:val="0"/>
          <w:sz w:val="20"/>
          <w:szCs w:val="20"/>
          <w:shd w:val="clear" w:color="auto" w:fill="FFFFFF"/>
        </w:rPr>
      </w:pPr>
      <w:proofErr w:type="spellStart"/>
      <w:r w:rsidRPr="00BA51F2">
        <w:rPr>
          <w:rFonts w:ascii="Times New Roman" w:hAnsi="Times New Roman"/>
          <w:sz w:val="28"/>
          <w:szCs w:val="28"/>
        </w:rPr>
        <w:t>Hvass</w:t>
      </w:r>
      <w:proofErr w:type="spellEnd"/>
      <w:r w:rsidRPr="00BA51F2">
        <w:rPr>
          <w:rFonts w:ascii="Times New Roman" w:hAnsi="Times New Roman"/>
          <w:sz w:val="28"/>
          <w:szCs w:val="28"/>
        </w:rPr>
        <w:t xml:space="preserve">-Labs (2016). </w:t>
      </w:r>
      <w:proofErr w:type="spellStart"/>
      <w:r w:rsidRPr="00BA51F2">
        <w:rPr>
          <w:rFonts w:ascii="Times New Roman" w:hAnsi="Times New Roman"/>
          <w:sz w:val="28"/>
          <w:szCs w:val="28"/>
        </w:rPr>
        <w:t>TensorFlow</w:t>
      </w:r>
      <w:proofErr w:type="spellEnd"/>
      <w:r w:rsidRPr="00BA51F2">
        <w:rPr>
          <w:rFonts w:ascii="Times New Roman" w:hAnsi="Times New Roman"/>
          <w:sz w:val="28"/>
          <w:szCs w:val="28"/>
        </w:rPr>
        <w:t xml:space="preserve"> Tutorial #06 – CIFAR10.</w:t>
      </w:r>
      <w:r>
        <w:rPr>
          <w:rFonts w:ascii="Arial" w:eastAsia="Times New Roman" w:hAnsi="Arial" w:cs="Arial"/>
          <w:color w:val="222222"/>
          <w:kern w:val="0"/>
          <w:sz w:val="20"/>
          <w:szCs w:val="20"/>
          <w:shd w:val="clear" w:color="auto" w:fill="FFFFFF"/>
        </w:rPr>
        <w:t xml:space="preserve"> </w:t>
      </w:r>
      <w:r w:rsidRPr="00146F99">
        <w:rPr>
          <w:rFonts w:ascii="Times New Roman" w:hAnsi="Times New Roman"/>
          <w:i/>
          <w:sz w:val="28"/>
          <w:szCs w:val="28"/>
        </w:rPr>
        <w:t>https://github.com/Hvass-Labs/TensorFlow-Tutorials/blob/master/06_CIFAR-10.ipynb</w:t>
      </w:r>
    </w:p>
    <w:p w14:paraId="0EDC39F0" w14:textId="7B1F64AC" w:rsidR="008A3C57" w:rsidRPr="002F244F" w:rsidRDefault="008A3C57" w:rsidP="008A3C57">
      <w:pPr>
        <w:pStyle w:val="a3"/>
        <w:numPr>
          <w:ilvl w:val="0"/>
          <w:numId w:val="4"/>
        </w:numPr>
        <w:ind w:firstLineChars="0"/>
        <w:rPr>
          <w:ins w:id="191" w:author="世琪 duan" w:date="2017-12-17T18:26:00Z"/>
          <w:rFonts w:ascii="Arial" w:eastAsia="Times New Roman" w:hAnsi="Arial" w:cs="Arial"/>
          <w:color w:val="222222"/>
          <w:kern w:val="0"/>
          <w:sz w:val="20"/>
          <w:szCs w:val="20"/>
          <w:shd w:val="clear" w:color="auto" w:fill="FFFFFF"/>
        </w:rPr>
      </w:pPr>
      <w:proofErr w:type="spellStart"/>
      <w:r w:rsidRPr="00BA51F2">
        <w:rPr>
          <w:rFonts w:ascii="Times New Roman" w:hAnsi="Times New Roman"/>
          <w:sz w:val="28"/>
          <w:szCs w:val="28"/>
        </w:rPr>
        <w:t>Ioffe</w:t>
      </w:r>
      <w:proofErr w:type="spellEnd"/>
      <w:r w:rsidRPr="00BA51F2">
        <w:rPr>
          <w:rFonts w:ascii="Times New Roman" w:hAnsi="Times New Roman"/>
          <w:sz w:val="28"/>
          <w:szCs w:val="28"/>
        </w:rPr>
        <w:t xml:space="preserve">, S., &amp; </w:t>
      </w:r>
      <w:proofErr w:type="spellStart"/>
      <w:r w:rsidRPr="00BA51F2">
        <w:rPr>
          <w:rFonts w:ascii="Times New Roman" w:hAnsi="Times New Roman"/>
          <w:sz w:val="28"/>
          <w:szCs w:val="28"/>
        </w:rPr>
        <w:t>Szegedy</w:t>
      </w:r>
      <w:proofErr w:type="spellEnd"/>
      <w:r w:rsidRPr="00BA51F2">
        <w:rPr>
          <w:rFonts w:ascii="Times New Roman" w:hAnsi="Times New Roman"/>
          <w:sz w:val="28"/>
          <w:szCs w:val="28"/>
        </w:rPr>
        <w:t>, C. (2015, June). Batch normalization: Accelerating deep network training by reducing internal covariate shift. In</w:t>
      </w:r>
      <w:r w:rsidRPr="008A3C57">
        <w:rPr>
          <w:rFonts w:ascii="Arial" w:eastAsia="Times New Roman" w:hAnsi="Arial" w:cs="Arial"/>
          <w:color w:val="222222"/>
          <w:kern w:val="0"/>
          <w:sz w:val="20"/>
          <w:szCs w:val="20"/>
          <w:shd w:val="clear" w:color="auto" w:fill="FFFFFF"/>
        </w:rPr>
        <w:t> </w:t>
      </w:r>
      <w:r w:rsidRPr="00531C0C">
        <w:rPr>
          <w:rFonts w:ascii="Times New Roman" w:hAnsi="Times New Roman"/>
          <w:i/>
          <w:sz w:val="28"/>
          <w:szCs w:val="28"/>
        </w:rPr>
        <w:t>International Conference on Machine Learning</w:t>
      </w:r>
      <w:r w:rsidRPr="00531C0C">
        <w:rPr>
          <w:rFonts w:ascii="Times New Roman" w:hAnsi="Times New Roman"/>
          <w:sz w:val="28"/>
          <w:szCs w:val="28"/>
        </w:rPr>
        <w:t> (pp. 448-456).</w:t>
      </w:r>
    </w:p>
    <w:p w14:paraId="2BFEB59D" w14:textId="76544321" w:rsidR="00F44DF0" w:rsidRPr="002F244F" w:rsidRDefault="00F44DF0" w:rsidP="002F244F">
      <w:pPr>
        <w:pStyle w:val="a3"/>
        <w:widowControl/>
        <w:numPr>
          <w:ilvl w:val="0"/>
          <w:numId w:val="4"/>
        </w:numPr>
        <w:ind w:firstLineChars="0"/>
        <w:jc w:val="left"/>
        <w:rPr>
          <w:rFonts w:ascii="Times" w:eastAsia="Times New Roman" w:hAnsi="Times" w:cs="Times New Roman"/>
          <w:kern w:val="0"/>
          <w:sz w:val="20"/>
          <w:szCs w:val="20"/>
        </w:rPr>
      </w:pPr>
      <w:proofErr w:type="spellStart"/>
      <w:ins w:id="192" w:author="世琪 duan" w:date="2017-12-17T18:26:00Z">
        <w:r w:rsidRPr="002F244F">
          <w:rPr>
            <w:rFonts w:ascii="Times New Roman" w:hAnsi="Times New Roman"/>
            <w:sz w:val="28"/>
            <w:szCs w:val="28"/>
          </w:rPr>
          <w:t>Krizhevsky</w:t>
        </w:r>
        <w:proofErr w:type="spellEnd"/>
        <w:r w:rsidRPr="002F244F">
          <w:rPr>
            <w:rFonts w:ascii="Times New Roman" w:hAnsi="Times New Roman"/>
            <w:sz w:val="28"/>
            <w:szCs w:val="28"/>
          </w:rPr>
          <w:t xml:space="preserve">, A., </w:t>
        </w:r>
        <w:proofErr w:type="spellStart"/>
        <w:r w:rsidRPr="002F244F">
          <w:rPr>
            <w:rFonts w:ascii="Times New Roman" w:hAnsi="Times New Roman"/>
            <w:sz w:val="28"/>
            <w:szCs w:val="28"/>
          </w:rPr>
          <w:t>Sutskever</w:t>
        </w:r>
        <w:proofErr w:type="spellEnd"/>
        <w:r w:rsidRPr="002F244F">
          <w:rPr>
            <w:rFonts w:ascii="Times New Roman" w:hAnsi="Times New Roman"/>
            <w:sz w:val="28"/>
            <w:szCs w:val="28"/>
          </w:rPr>
          <w:t xml:space="preserve">, I., &amp; Hinton, G. E. (2012). </w:t>
        </w:r>
        <w:proofErr w:type="spellStart"/>
        <w:r w:rsidRPr="002F244F">
          <w:rPr>
            <w:rFonts w:ascii="Times New Roman" w:hAnsi="Times New Roman"/>
            <w:sz w:val="28"/>
            <w:szCs w:val="28"/>
          </w:rPr>
          <w:t>Imagenet</w:t>
        </w:r>
        <w:proofErr w:type="spellEnd"/>
        <w:r w:rsidRPr="002F244F">
          <w:rPr>
            <w:rFonts w:ascii="Times New Roman" w:hAnsi="Times New Roman"/>
            <w:sz w:val="28"/>
            <w:szCs w:val="28"/>
          </w:rPr>
          <w:t xml:space="preserve"> classification with deep convolutional neural networks. In</w:t>
        </w:r>
        <w:r w:rsidRPr="00F44DF0">
          <w:rPr>
            <w:rFonts w:ascii="Arial" w:eastAsia="Times New Roman" w:hAnsi="Arial" w:cs="Arial"/>
            <w:color w:val="222222"/>
            <w:kern w:val="0"/>
            <w:sz w:val="20"/>
            <w:szCs w:val="20"/>
            <w:shd w:val="clear" w:color="auto" w:fill="FFFFFF"/>
          </w:rPr>
          <w:t> </w:t>
        </w:r>
        <w:r w:rsidRPr="002F244F">
          <w:rPr>
            <w:rFonts w:ascii="Times New Roman" w:hAnsi="Times New Roman"/>
            <w:i/>
            <w:sz w:val="28"/>
            <w:szCs w:val="28"/>
          </w:rPr>
          <w:t>Advances in neural information processing systems</w:t>
        </w:r>
        <w:r w:rsidRPr="00F44DF0">
          <w:rPr>
            <w:rFonts w:ascii="Arial" w:eastAsia="Times New Roman" w:hAnsi="Arial" w:cs="Arial"/>
            <w:color w:val="222222"/>
            <w:kern w:val="0"/>
            <w:sz w:val="20"/>
            <w:szCs w:val="20"/>
            <w:shd w:val="clear" w:color="auto" w:fill="FFFFFF"/>
          </w:rPr>
          <w:t> </w:t>
        </w:r>
        <w:r w:rsidRPr="002F244F">
          <w:rPr>
            <w:rFonts w:ascii="Times New Roman" w:hAnsi="Times New Roman"/>
            <w:sz w:val="28"/>
            <w:szCs w:val="28"/>
          </w:rPr>
          <w:t>(pp. 1097-1105).</w:t>
        </w:r>
      </w:ins>
    </w:p>
    <w:p w14:paraId="754D5047" w14:textId="77777777" w:rsidR="00D4732C" w:rsidRPr="00D4732C" w:rsidRDefault="00D4732C" w:rsidP="00D4732C">
      <w:pPr>
        <w:pStyle w:val="a3"/>
        <w:widowControl/>
        <w:numPr>
          <w:ilvl w:val="0"/>
          <w:numId w:val="4"/>
        </w:numPr>
        <w:ind w:firstLineChars="0"/>
        <w:jc w:val="left"/>
        <w:rPr>
          <w:rFonts w:ascii="Times" w:eastAsia="Times New Roman" w:hAnsi="Times" w:cs="Times New Roman"/>
          <w:kern w:val="0"/>
          <w:sz w:val="20"/>
          <w:szCs w:val="20"/>
        </w:rPr>
      </w:pPr>
      <w:r w:rsidRPr="00BA51F2">
        <w:rPr>
          <w:rFonts w:ascii="Times New Roman" w:hAnsi="Times New Roman"/>
          <w:sz w:val="28"/>
          <w:szCs w:val="28"/>
        </w:rPr>
        <w:t>Lin, M., Chen, Q., &amp; Yan, S. (2013). Network in network.</w:t>
      </w:r>
      <w:r w:rsidRPr="00D4732C">
        <w:rPr>
          <w:rFonts w:ascii="Arial" w:eastAsia="Times New Roman" w:hAnsi="Arial" w:cs="Arial"/>
          <w:color w:val="222222"/>
          <w:kern w:val="0"/>
          <w:sz w:val="20"/>
          <w:szCs w:val="20"/>
          <w:shd w:val="clear" w:color="auto" w:fill="FFFFFF"/>
        </w:rPr>
        <w:t> </w:t>
      </w:r>
      <w:proofErr w:type="spellStart"/>
      <w:proofErr w:type="gramStart"/>
      <w:r w:rsidRPr="00146F99">
        <w:rPr>
          <w:rFonts w:ascii="Times New Roman" w:hAnsi="Times New Roman"/>
          <w:i/>
          <w:sz w:val="28"/>
          <w:szCs w:val="28"/>
        </w:rPr>
        <w:t>arXiv</w:t>
      </w:r>
      <w:proofErr w:type="spellEnd"/>
      <w:proofErr w:type="gramEnd"/>
      <w:r w:rsidRPr="00146F99">
        <w:rPr>
          <w:rFonts w:ascii="Times New Roman" w:hAnsi="Times New Roman"/>
          <w:i/>
          <w:sz w:val="28"/>
          <w:szCs w:val="28"/>
        </w:rPr>
        <w:t xml:space="preserve"> preprint arXiv:1312.4400.</w:t>
      </w:r>
    </w:p>
    <w:p w14:paraId="31A752C7" w14:textId="6F3050B3" w:rsidR="008A3C57" w:rsidRDefault="009859E3" w:rsidP="008A3C57">
      <w:pPr>
        <w:pStyle w:val="a3"/>
        <w:numPr>
          <w:ilvl w:val="0"/>
          <w:numId w:val="4"/>
        </w:numPr>
        <w:ind w:firstLineChars="0"/>
        <w:rPr>
          <w:rFonts w:ascii="Times" w:eastAsia="Times New Roman" w:hAnsi="Times" w:cs="Times New Roman"/>
          <w:kern w:val="0"/>
          <w:sz w:val="20"/>
          <w:szCs w:val="20"/>
        </w:rPr>
      </w:pPr>
      <w:r w:rsidRPr="00BA51F2">
        <w:rPr>
          <w:rFonts w:ascii="Times New Roman" w:hAnsi="Times New Roman"/>
          <w:sz w:val="28"/>
          <w:szCs w:val="28"/>
        </w:rPr>
        <w:t xml:space="preserve">Li, F., </w:t>
      </w:r>
      <w:proofErr w:type="spellStart"/>
      <w:r w:rsidRPr="00BA51F2">
        <w:rPr>
          <w:rFonts w:ascii="Times New Roman" w:hAnsi="Times New Roman"/>
          <w:sz w:val="28"/>
          <w:szCs w:val="28"/>
        </w:rPr>
        <w:t>Karpathy</w:t>
      </w:r>
      <w:proofErr w:type="spellEnd"/>
      <w:r w:rsidRPr="00BA51F2">
        <w:rPr>
          <w:rFonts w:ascii="Times New Roman" w:hAnsi="Times New Roman"/>
          <w:sz w:val="28"/>
          <w:szCs w:val="28"/>
        </w:rPr>
        <w:t xml:space="preserve"> A., &amp; Johnson J. (2016). </w:t>
      </w:r>
      <w:r w:rsidR="006E0668" w:rsidRPr="00BA51F2">
        <w:rPr>
          <w:rFonts w:ascii="Times New Roman" w:hAnsi="Times New Roman"/>
          <w:sz w:val="28"/>
          <w:szCs w:val="28"/>
        </w:rPr>
        <w:t>Convolutional Neural Networks.</w:t>
      </w:r>
      <w:r w:rsidR="006E0668" w:rsidRPr="00146F99">
        <w:rPr>
          <w:rFonts w:ascii="Times New Roman" w:hAnsi="Times New Roman"/>
          <w:i/>
          <w:sz w:val="28"/>
          <w:szCs w:val="28"/>
        </w:rPr>
        <w:t xml:space="preserve"> </w:t>
      </w:r>
      <w:hyperlink r:id="rId16" w:anchor="norm" w:history="1">
        <w:r w:rsidRPr="00146F99">
          <w:rPr>
            <w:rFonts w:ascii="Times New Roman" w:hAnsi="Times New Roman"/>
            <w:i/>
            <w:sz w:val="28"/>
            <w:szCs w:val="28"/>
          </w:rPr>
          <w:t>http://cs231n.github.io/convolutional-networks/#norm</w:t>
        </w:r>
      </w:hyperlink>
    </w:p>
    <w:p w14:paraId="6076DE07" w14:textId="77777777" w:rsidR="009859E3" w:rsidRPr="008A3C57" w:rsidRDefault="009859E3" w:rsidP="002F244F">
      <w:pPr>
        <w:pStyle w:val="a3"/>
        <w:ind w:left="360" w:firstLineChars="0" w:firstLine="0"/>
        <w:rPr>
          <w:rFonts w:ascii="Times" w:eastAsia="Times New Roman" w:hAnsi="Times" w:cs="Times New Roman"/>
          <w:kern w:val="0"/>
          <w:sz w:val="20"/>
          <w:szCs w:val="20"/>
        </w:rPr>
      </w:pPr>
    </w:p>
    <w:p w14:paraId="3D8EEE58" w14:textId="08D3DF8B" w:rsidR="00B23DCC" w:rsidRPr="0073340B" w:rsidRDefault="00B23DCC" w:rsidP="00717510">
      <w:pPr>
        <w:spacing w:line="360" w:lineRule="auto"/>
        <w:rPr>
          <w:rFonts w:ascii="Times New Roman" w:hAnsi="Times New Roman"/>
          <w:sz w:val="28"/>
          <w:szCs w:val="28"/>
        </w:rPr>
      </w:pPr>
    </w:p>
    <w:p w14:paraId="27696519" w14:textId="77777777" w:rsidR="00717510" w:rsidRPr="00717510" w:rsidRDefault="00717510" w:rsidP="00717510">
      <w:pPr>
        <w:spacing w:line="360" w:lineRule="auto"/>
        <w:rPr>
          <w:rFonts w:ascii="Times New Roman" w:hAnsi="Times New Roman"/>
          <w:b/>
          <w:sz w:val="28"/>
          <w:szCs w:val="28"/>
        </w:rPr>
      </w:pPr>
    </w:p>
    <w:p w14:paraId="4C47B799" w14:textId="77777777" w:rsidR="0055372A" w:rsidRPr="0055372A" w:rsidRDefault="0055372A" w:rsidP="0055372A">
      <w:pPr>
        <w:jc w:val="left"/>
        <w:rPr>
          <w:rFonts w:ascii="Times New Roman" w:hAnsi="Times New Roman"/>
          <w:b/>
          <w:sz w:val="28"/>
          <w:szCs w:val="28"/>
        </w:rPr>
      </w:pPr>
    </w:p>
    <w:sectPr w:rsidR="0055372A" w:rsidRPr="0055372A" w:rsidSect="00C617C0">
      <w:pgSz w:w="11900" w:h="16840"/>
      <w:pgMar w:top="1440" w:right="1800" w:bottom="1440" w:left="1800" w:header="851" w:footer="992" w:gutter="0"/>
      <w:cols w:space="425"/>
      <w:docGrid w:type="lines" w:linePitch="423"/>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I SHEN" w:date="2017-12-17T10:03:00Z" w:initials="JS">
    <w:p w14:paraId="15D1B5BF" w14:textId="16936A7D" w:rsidR="00EF5141" w:rsidRDefault="00EF5141">
      <w:pPr>
        <w:pStyle w:val="ab"/>
      </w:pPr>
      <w:r>
        <w:rPr>
          <w:rStyle w:val="aa"/>
        </w:rPr>
        <w:annotationRef/>
      </w:r>
      <w:r>
        <w:t xml:space="preserve">Our net contains five layers with weights: two convolutional layers with three fully connected layer. Then the output of the last fully-connected layer is fed to a 10-way </w:t>
      </w:r>
      <w:proofErr w:type="spellStart"/>
      <w:r>
        <w:t>softmax</w:t>
      </w:r>
      <w:proofErr w:type="spellEnd"/>
      <w:r>
        <w:t xml:space="preserve"> which produces a distribution over the 10 class labels.</w:t>
      </w:r>
    </w:p>
    <w:p w14:paraId="1B3F03E6" w14:textId="77777777" w:rsidR="00EF5141" w:rsidRDefault="00EF5141">
      <w:pPr>
        <w:pStyle w:val="ab"/>
      </w:pPr>
    </w:p>
    <w:p w14:paraId="0FFDB746" w14:textId="57F4A7CA" w:rsidR="00EF5141" w:rsidRDefault="00EF5141" w:rsidP="00B57D84">
      <w:pPr>
        <w:pStyle w:val="ab"/>
        <w:numPr>
          <w:ilvl w:val="0"/>
          <w:numId w:val="5"/>
        </w:numPr>
      </w:pPr>
      <w:r>
        <w:t xml:space="preserve"> </w:t>
      </w:r>
      <w:proofErr w:type="spellStart"/>
      <w:r>
        <w:t>ReLU</w:t>
      </w:r>
      <w:proofErr w:type="spellEnd"/>
      <w:r>
        <w:t xml:space="preserve"> layers</w:t>
      </w:r>
    </w:p>
    <w:p w14:paraId="306906FE" w14:textId="5FD5C5A6" w:rsidR="00EF5141" w:rsidRDefault="00EF5141" w:rsidP="00B57D84">
      <w:pPr>
        <w:pStyle w:val="ab"/>
        <w:numPr>
          <w:ilvl w:val="0"/>
          <w:numId w:val="5"/>
        </w:numPr>
      </w:pPr>
      <w:r>
        <w:t xml:space="preserve"> </w:t>
      </w:r>
      <w:proofErr w:type="spellStart"/>
      <w:r>
        <w:t>Maxpooling</w:t>
      </w:r>
      <w:proofErr w:type="spellEnd"/>
      <w:r>
        <w:t xml:space="preserve"> layers</w:t>
      </w:r>
    </w:p>
    <w:p w14:paraId="7EEACF97" w14:textId="098804BA" w:rsidR="00EF5141" w:rsidRDefault="00EF5141" w:rsidP="00B57D84">
      <w:pPr>
        <w:pStyle w:val="ab"/>
        <w:numPr>
          <w:ilvl w:val="0"/>
          <w:numId w:val="5"/>
        </w:numPr>
      </w:pPr>
      <w:r>
        <w:t xml:space="preserve"> We introduce batch normalize layers later to accelerate training.</w:t>
      </w:r>
    </w:p>
  </w:comment>
  <w:comment w:id="32" w:author="JI SHEN" w:date="2017-12-17T10:13:00Z" w:initials="JS">
    <w:p w14:paraId="03A452A9" w14:textId="77777777" w:rsidR="00EF5141" w:rsidRDefault="00EF5141">
      <w:pPr>
        <w:pStyle w:val="ab"/>
      </w:pPr>
      <w:r>
        <w:rPr>
          <w:rStyle w:val="aa"/>
        </w:rPr>
        <w:annotationRef/>
      </w:r>
      <w:r>
        <w:rPr>
          <w:rFonts w:hint="eastAsia"/>
        </w:rPr>
        <w:t>这里改一改逻辑</w:t>
      </w:r>
    </w:p>
    <w:p w14:paraId="2B399619" w14:textId="4285E6E2" w:rsidR="00EF5141" w:rsidRDefault="00EF5141">
      <w:pPr>
        <w:pStyle w:val="ab"/>
      </w:pPr>
      <w:proofErr w:type="gramStart"/>
      <w:r>
        <w:t>key</w:t>
      </w:r>
      <w:proofErr w:type="gramEnd"/>
      <w:r>
        <w:t xml:space="preserve"> points:</w:t>
      </w:r>
    </w:p>
    <w:p w14:paraId="4719DC6B" w14:textId="313F78AD" w:rsidR="00EF5141" w:rsidRDefault="00EF5141" w:rsidP="00632F83">
      <w:pPr>
        <w:pStyle w:val="ab"/>
        <w:numPr>
          <w:ilvl w:val="0"/>
          <w:numId w:val="6"/>
        </w:numPr>
      </w:pPr>
      <w:r>
        <w:t xml:space="preserve">The overall structure of NIN is a stack of </w:t>
      </w:r>
      <w:proofErr w:type="spellStart"/>
      <w:r>
        <w:t>mlpconv</w:t>
      </w:r>
      <w:proofErr w:type="spellEnd"/>
      <w:r>
        <w:t xml:space="preserve"> layers, on top of which lie in the global average pooling and the objective cost layer.</w:t>
      </w:r>
    </w:p>
    <w:p w14:paraId="4B14726B" w14:textId="372776E8" w:rsidR="00EF5141" w:rsidRDefault="00EF5141" w:rsidP="00632F83">
      <w:pPr>
        <w:pStyle w:val="ab"/>
        <w:numPr>
          <w:ilvl w:val="0"/>
          <w:numId w:val="6"/>
        </w:numPr>
      </w:pPr>
      <w:r>
        <w:t>Two key components of NIN beyond classic CNN are:</w:t>
      </w:r>
    </w:p>
    <w:p w14:paraId="3D192B70" w14:textId="0CC5CCF2" w:rsidR="00EF5141" w:rsidRDefault="00EF5141" w:rsidP="00C9772D">
      <w:pPr>
        <w:pStyle w:val="ab"/>
        <w:numPr>
          <w:ilvl w:val="0"/>
          <w:numId w:val="5"/>
        </w:numPr>
      </w:pPr>
      <w:r>
        <w:t xml:space="preserve"> MLP Convolution Layers</w:t>
      </w:r>
    </w:p>
    <w:p w14:paraId="6F001D14" w14:textId="14DA2BF9" w:rsidR="00EF5141" w:rsidRDefault="00EF5141" w:rsidP="00632F83">
      <w:pPr>
        <w:pStyle w:val="ab"/>
        <w:numPr>
          <w:ilvl w:val="1"/>
          <w:numId w:val="5"/>
        </w:numPr>
      </w:pPr>
      <w:r>
        <w:t xml:space="preserve"> </w:t>
      </w:r>
      <w:proofErr w:type="spellStart"/>
      <w:proofErr w:type="gramStart"/>
      <w:r>
        <w:t>conv</w:t>
      </w:r>
      <w:proofErr w:type="spellEnd"/>
      <w:proofErr w:type="gramEnd"/>
      <w:r>
        <w:t xml:space="preserve"> + </w:t>
      </w:r>
      <w:proofErr w:type="spellStart"/>
      <w:r>
        <w:t>cccp</w:t>
      </w:r>
      <w:proofErr w:type="spellEnd"/>
      <w:r>
        <w:t xml:space="preserve"> (cross channel parametric pooling layer)</w:t>
      </w:r>
    </w:p>
    <w:p w14:paraId="07604F98" w14:textId="72595425" w:rsidR="00EF5141" w:rsidRDefault="00EF5141" w:rsidP="00632F83">
      <w:pPr>
        <w:pStyle w:val="ab"/>
        <w:numPr>
          <w:ilvl w:val="1"/>
          <w:numId w:val="5"/>
        </w:numPr>
      </w:pPr>
      <w:proofErr w:type="spellStart"/>
      <w:proofErr w:type="gramStart"/>
      <w:r>
        <w:t>cccp</w:t>
      </w:r>
      <w:proofErr w:type="spellEnd"/>
      <w:proofErr w:type="gramEnd"/>
      <w:r>
        <w:t xml:space="preserve"> allows complex and learnable interactions of cross channel information.</w:t>
      </w:r>
    </w:p>
    <w:p w14:paraId="10D5BA50" w14:textId="3D10C31C" w:rsidR="00EF5141" w:rsidRDefault="00EF5141" w:rsidP="00632F83">
      <w:pPr>
        <w:pStyle w:val="ab"/>
        <w:numPr>
          <w:ilvl w:val="1"/>
          <w:numId w:val="5"/>
        </w:numPr>
      </w:pPr>
      <w:proofErr w:type="spellStart"/>
      <w:proofErr w:type="gramStart"/>
      <w:r>
        <w:t>cccp</w:t>
      </w:r>
      <w:proofErr w:type="spellEnd"/>
      <w:proofErr w:type="gramEnd"/>
      <w:r>
        <w:t xml:space="preserve"> = </w:t>
      </w:r>
      <w:proofErr w:type="spellStart"/>
      <w:r>
        <w:t>conv</w:t>
      </w:r>
      <w:proofErr w:type="spellEnd"/>
      <w:r>
        <w:t xml:space="preserve"> with 1x1 kernel</w:t>
      </w:r>
    </w:p>
    <w:p w14:paraId="2192835A" w14:textId="1B540AB3" w:rsidR="00EF5141" w:rsidRDefault="00EF5141" w:rsidP="00C9772D">
      <w:pPr>
        <w:pStyle w:val="ab"/>
        <w:numPr>
          <w:ilvl w:val="0"/>
          <w:numId w:val="5"/>
        </w:numPr>
      </w:pPr>
      <w:r>
        <w:t xml:space="preserve"> Global </w:t>
      </w:r>
      <w:proofErr w:type="spellStart"/>
      <w:r>
        <w:t>Averge</w:t>
      </w:r>
      <w:proofErr w:type="spellEnd"/>
      <w:r>
        <w:t xml:space="preserve"> Pooling</w:t>
      </w:r>
    </w:p>
    <w:p w14:paraId="0009815F" w14:textId="16E36092" w:rsidR="00EF5141" w:rsidRDefault="00EF5141" w:rsidP="00632F83">
      <w:pPr>
        <w:pStyle w:val="ab"/>
        <w:numPr>
          <w:ilvl w:val="1"/>
          <w:numId w:val="5"/>
        </w:numPr>
      </w:pPr>
      <w:r>
        <w:t xml:space="preserve"> It replaces the traditional fc layer in CNN. Instead, it generates one feature map for each corresponding category in the last </w:t>
      </w:r>
      <w:proofErr w:type="spellStart"/>
      <w:r>
        <w:t>mlpconv</w:t>
      </w:r>
      <w:proofErr w:type="spellEnd"/>
      <w:r>
        <w:t xml:space="preserve"> layer. Then we take the average of each feature map and fed it into the </w:t>
      </w:r>
      <w:proofErr w:type="spellStart"/>
      <w:r>
        <w:t>softmax</w:t>
      </w:r>
      <w:proofErr w:type="spellEnd"/>
      <w:r>
        <w:t xml:space="preserve"> layer.</w:t>
      </w:r>
    </w:p>
    <w:p w14:paraId="2BFC7484" w14:textId="4ED08A76" w:rsidR="00EF5141" w:rsidRDefault="00EF5141" w:rsidP="00632F83">
      <w:pPr>
        <w:pStyle w:val="ab"/>
        <w:numPr>
          <w:ilvl w:val="0"/>
          <w:numId w:val="6"/>
        </w:numPr>
      </w:pPr>
      <w:r>
        <w:t xml:space="preserve"> What we do:</w:t>
      </w:r>
    </w:p>
    <w:p w14:paraId="3E3BD572" w14:textId="27D7C7EE" w:rsidR="00EF5141" w:rsidRDefault="00EF5141" w:rsidP="00045103">
      <w:pPr>
        <w:pStyle w:val="ab"/>
        <w:numPr>
          <w:ilvl w:val="1"/>
          <w:numId w:val="6"/>
        </w:numPr>
      </w:pPr>
      <w:r>
        <w:t xml:space="preserve"> For the CIFAR10 classification task, we tune the number of layers </w:t>
      </w:r>
      <w:proofErr w:type="gramStart"/>
      <w:r>
        <w:t>in both</w:t>
      </w:r>
      <w:proofErr w:type="gramEnd"/>
      <w:r>
        <w:t xml:space="preserve"> NIN and the micro network, as well as the hyper-parameters.</w:t>
      </w:r>
    </w:p>
    <w:p w14:paraId="1C1DB022" w14:textId="644F16D0" w:rsidR="00EF5141" w:rsidRDefault="00EF5141" w:rsidP="00045103">
      <w:pPr>
        <w:pStyle w:val="ab"/>
        <w:numPr>
          <w:ilvl w:val="1"/>
          <w:numId w:val="6"/>
        </w:numPr>
      </w:pPr>
      <w:r>
        <w:t xml:space="preserve"> We add some sub sampling layers between </w:t>
      </w:r>
      <w:proofErr w:type="spellStart"/>
      <w:r>
        <w:t>mlpconv</w:t>
      </w:r>
      <w:proofErr w:type="spellEnd"/>
      <w:r>
        <w:t xml:space="preserve"> layers, just as CNN does.</w:t>
      </w:r>
    </w:p>
    <w:p w14:paraId="39FAC472" w14:textId="5DA4FF80" w:rsidR="00EF5141" w:rsidRDefault="00EF5141" w:rsidP="00045103">
      <w:pPr>
        <w:pStyle w:val="ab"/>
        <w:numPr>
          <w:ilvl w:val="1"/>
          <w:numId w:val="6"/>
        </w:numPr>
      </w:pPr>
      <w:r>
        <w:t xml:space="preserve"> Inspired from our experiments in CNN, we add batch normalization layers to accelerate the training process.</w:t>
      </w:r>
    </w:p>
  </w:comment>
  <w:comment w:id="87" w:author="JI SHEN" w:date="2017-12-17T10:32:00Z" w:initials="JS">
    <w:p w14:paraId="1DEAC5DE" w14:textId="1DDA7415" w:rsidR="00EF5141" w:rsidRDefault="00EF5141">
      <w:pPr>
        <w:pStyle w:val="ab"/>
      </w:pPr>
      <w:r>
        <w:rPr>
          <w:rStyle w:val="aa"/>
        </w:rPr>
        <w:annotationRef/>
      </w:r>
      <w:r>
        <w:t>ADD LEARNING DETAILS:</w:t>
      </w:r>
    </w:p>
    <w:p w14:paraId="19DBBC7B" w14:textId="09E6B293" w:rsidR="00EF5141" w:rsidRDefault="00EF5141">
      <w:pPr>
        <w:pStyle w:val="ab"/>
      </w:pPr>
      <w:r>
        <w:t>For example:</w:t>
      </w:r>
    </w:p>
    <w:p w14:paraId="1F3D3353" w14:textId="7F88701F" w:rsidR="00EF5141" w:rsidRDefault="00EF5141" w:rsidP="00045103">
      <w:pPr>
        <w:pStyle w:val="ab"/>
        <w:numPr>
          <w:ilvl w:val="0"/>
          <w:numId w:val="5"/>
        </w:numPr>
      </w:pPr>
      <w:r>
        <w:t xml:space="preserve"> Optimizer</w:t>
      </w:r>
    </w:p>
    <w:p w14:paraId="49488E50" w14:textId="0D252CB4" w:rsidR="00EF5141" w:rsidRDefault="00EF5141" w:rsidP="00045103">
      <w:pPr>
        <w:pStyle w:val="ab"/>
        <w:numPr>
          <w:ilvl w:val="0"/>
          <w:numId w:val="5"/>
        </w:numPr>
      </w:pPr>
      <w:r>
        <w:t xml:space="preserve"> Batch Size -256</w:t>
      </w:r>
    </w:p>
    <w:p w14:paraId="30424608" w14:textId="53C178D0" w:rsidR="00EF5141" w:rsidRDefault="00EF5141" w:rsidP="00045103">
      <w:pPr>
        <w:pStyle w:val="ab"/>
        <w:numPr>
          <w:ilvl w:val="0"/>
          <w:numId w:val="5"/>
        </w:numPr>
      </w:pPr>
      <w:r>
        <w:t xml:space="preserve"> Learning Rate = 1e-4</w:t>
      </w:r>
    </w:p>
    <w:p w14:paraId="771DF809" w14:textId="26BB6309" w:rsidR="00EF5141" w:rsidRDefault="00EF5141" w:rsidP="00045103">
      <w:pPr>
        <w:pStyle w:val="ab"/>
        <w:numPr>
          <w:ilvl w:val="0"/>
          <w:numId w:val="5"/>
        </w:numPr>
      </w:pPr>
      <w:r>
        <w:t xml:space="preserve"> </w:t>
      </w:r>
      <w:proofErr w:type="gramStart"/>
      <w:r>
        <w:t>initializer</w:t>
      </w:r>
      <w:proofErr w:type="gramEnd"/>
      <w:r>
        <w:t>:</w:t>
      </w:r>
    </w:p>
    <w:p w14:paraId="4044B408" w14:textId="7565B51D" w:rsidR="00EF5141" w:rsidRDefault="00EF5141" w:rsidP="00045103">
      <w:pPr>
        <w:pStyle w:val="ab"/>
        <w:numPr>
          <w:ilvl w:val="1"/>
          <w:numId w:val="5"/>
        </w:numPr>
      </w:pPr>
      <w:r>
        <w:t xml:space="preserve"> </w:t>
      </w:r>
      <w:proofErr w:type="gramStart"/>
      <w:r>
        <w:t>a</w:t>
      </w:r>
      <w:proofErr w:type="gramEnd"/>
      <w:r>
        <w:t xml:space="preserve"> zero-mean Gaussian distribution with </w:t>
      </w:r>
      <w:proofErr w:type="spellStart"/>
      <w:r>
        <w:t>sd</w:t>
      </w:r>
      <w:proofErr w:type="spellEnd"/>
      <w:r>
        <w:t xml:space="preserve"> 5e-2 for weights</w:t>
      </w:r>
    </w:p>
    <w:p w14:paraId="23259F87" w14:textId="59E206C8" w:rsidR="00EF5141" w:rsidRDefault="00EF5141" w:rsidP="00045103">
      <w:pPr>
        <w:pStyle w:val="ab"/>
        <w:numPr>
          <w:ilvl w:val="1"/>
          <w:numId w:val="5"/>
        </w:numPr>
      </w:pPr>
      <w:r>
        <w:t xml:space="preserve"> </w:t>
      </w:r>
      <w:proofErr w:type="gramStart"/>
      <w:r>
        <w:t>constant</w:t>
      </w:r>
      <w:proofErr w:type="gramEnd"/>
      <w:r>
        <w:t xml:space="preserve"> zero for bias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5D187" w15:done="0"/>
  <w15:commentEx w15:paraId="7EEACF97" w15:done="0"/>
  <w15:commentEx w15:paraId="3A3BBC60" w15:done="0"/>
  <w15:commentEx w15:paraId="39FAC472" w15:done="0"/>
  <w15:commentEx w15:paraId="23259F8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61AD2"/>
    <w:multiLevelType w:val="hybridMultilevel"/>
    <w:tmpl w:val="22DA5348"/>
    <w:lvl w:ilvl="0" w:tplc="AC085DE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7654CAA"/>
    <w:multiLevelType w:val="multilevel"/>
    <w:tmpl w:val="425E775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41256707"/>
    <w:multiLevelType w:val="multilevel"/>
    <w:tmpl w:val="66D456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229140C"/>
    <w:multiLevelType w:val="multilevel"/>
    <w:tmpl w:val="695E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ADD73F7"/>
    <w:multiLevelType w:val="multilevel"/>
    <w:tmpl w:val="226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04454A"/>
    <w:multiLevelType w:val="hybridMultilevel"/>
    <w:tmpl w:val="F07EB8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652B06"/>
    <w:multiLevelType w:val="hybridMultilevel"/>
    <w:tmpl w:val="53765E8A"/>
    <w:lvl w:ilvl="0" w:tplc="DBB07B28">
      <w:start w:val="1"/>
      <w:numFmt w:val="decimal"/>
      <w:lvlText w:val="%1."/>
      <w:lvlJc w:val="left"/>
      <w:pPr>
        <w:ind w:left="360" w:hanging="360"/>
      </w:pPr>
      <w:rPr>
        <w:rFonts w:ascii="Times New Roman" w:eastAsiaTheme="minorEastAsia" w:hAnsi="Times New Roman" w:cstheme="minorBidi" w:hint="default"/>
        <w:color w:val="auto"/>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E9037D7"/>
    <w:multiLevelType w:val="hybridMultilevel"/>
    <w:tmpl w:val="9BD0E058"/>
    <w:lvl w:ilvl="0" w:tplc="7E842AE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7"/>
  </w:num>
  <w:num w:numId="6">
    <w:abstractNumId w:val="5"/>
  </w:num>
  <w:num w:numId="7">
    <w:abstractNumId w:val="0"/>
  </w:num>
  <w:num w:numId="8">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I SHEN">
    <w15:presenceInfo w15:providerId="Windows Live" w15:userId="d817df14b78a06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trackRevisions/>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EAD"/>
    <w:rsid w:val="00004917"/>
    <w:rsid w:val="000068F1"/>
    <w:rsid w:val="00016012"/>
    <w:rsid w:val="0002678A"/>
    <w:rsid w:val="00027B66"/>
    <w:rsid w:val="000323F9"/>
    <w:rsid w:val="0003448B"/>
    <w:rsid w:val="000437C1"/>
    <w:rsid w:val="00043FDD"/>
    <w:rsid w:val="00045103"/>
    <w:rsid w:val="00054F68"/>
    <w:rsid w:val="00082BEF"/>
    <w:rsid w:val="000846D4"/>
    <w:rsid w:val="00085D47"/>
    <w:rsid w:val="00087E97"/>
    <w:rsid w:val="000B0EB5"/>
    <w:rsid w:val="000B3A7B"/>
    <w:rsid w:val="000C358F"/>
    <w:rsid w:val="000E7680"/>
    <w:rsid w:val="000F6BD3"/>
    <w:rsid w:val="00106E71"/>
    <w:rsid w:val="00112128"/>
    <w:rsid w:val="0011416F"/>
    <w:rsid w:val="00122A37"/>
    <w:rsid w:val="001303BA"/>
    <w:rsid w:val="00131F92"/>
    <w:rsid w:val="00135A43"/>
    <w:rsid w:val="00137529"/>
    <w:rsid w:val="00146F99"/>
    <w:rsid w:val="00151E83"/>
    <w:rsid w:val="00155CBB"/>
    <w:rsid w:val="00160286"/>
    <w:rsid w:val="00165A8E"/>
    <w:rsid w:val="00173D1C"/>
    <w:rsid w:val="0018049C"/>
    <w:rsid w:val="001A483A"/>
    <w:rsid w:val="001A4C66"/>
    <w:rsid w:val="001A6B53"/>
    <w:rsid w:val="001A7847"/>
    <w:rsid w:val="001B7689"/>
    <w:rsid w:val="001F2C46"/>
    <w:rsid w:val="00210D07"/>
    <w:rsid w:val="00216FE7"/>
    <w:rsid w:val="00217DA5"/>
    <w:rsid w:val="002258F5"/>
    <w:rsid w:val="00240F82"/>
    <w:rsid w:val="0024520A"/>
    <w:rsid w:val="00245E5A"/>
    <w:rsid w:val="00264D34"/>
    <w:rsid w:val="00265BF3"/>
    <w:rsid w:val="002766B7"/>
    <w:rsid w:val="00283C85"/>
    <w:rsid w:val="002941BE"/>
    <w:rsid w:val="002962B0"/>
    <w:rsid w:val="002D4ABB"/>
    <w:rsid w:val="002F244F"/>
    <w:rsid w:val="002F2710"/>
    <w:rsid w:val="00311CAA"/>
    <w:rsid w:val="00311CE7"/>
    <w:rsid w:val="00312CBB"/>
    <w:rsid w:val="0031507E"/>
    <w:rsid w:val="00334C24"/>
    <w:rsid w:val="00351BEF"/>
    <w:rsid w:val="0035494C"/>
    <w:rsid w:val="003719B1"/>
    <w:rsid w:val="00385A38"/>
    <w:rsid w:val="003B3F7E"/>
    <w:rsid w:val="003C622F"/>
    <w:rsid w:val="003D1AA3"/>
    <w:rsid w:val="003E1098"/>
    <w:rsid w:val="003F76EE"/>
    <w:rsid w:val="0040386A"/>
    <w:rsid w:val="0041264F"/>
    <w:rsid w:val="004134AE"/>
    <w:rsid w:val="00420E08"/>
    <w:rsid w:val="00426D22"/>
    <w:rsid w:val="00432B74"/>
    <w:rsid w:val="004559C9"/>
    <w:rsid w:val="00456691"/>
    <w:rsid w:val="00461038"/>
    <w:rsid w:val="00465372"/>
    <w:rsid w:val="00467EFC"/>
    <w:rsid w:val="00467F87"/>
    <w:rsid w:val="004855A1"/>
    <w:rsid w:val="004B2074"/>
    <w:rsid w:val="004D1241"/>
    <w:rsid w:val="004D1910"/>
    <w:rsid w:val="004D2E4C"/>
    <w:rsid w:val="004F0B90"/>
    <w:rsid w:val="0051402A"/>
    <w:rsid w:val="00526240"/>
    <w:rsid w:val="00531C0C"/>
    <w:rsid w:val="005415F5"/>
    <w:rsid w:val="0055372A"/>
    <w:rsid w:val="0057169C"/>
    <w:rsid w:val="00580057"/>
    <w:rsid w:val="005800DC"/>
    <w:rsid w:val="005806FB"/>
    <w:rsid w:val="00591439"/>
    <w:rsid w:val="005948B7"/>
    <w:rsid w:val="005B054D"/>
    <w:rsid w:val="005B1168"/>
    <w:rsid w:val="005E6F8E"/>
    <w:rsid w:val="005F7C25"/>
    <w:rsid w:val="00605973"/>
    <w:rsid w:val="0060684C"/>
    <w:rsid w:val="00610416"/>
    <w:rsid w:val="00611188"/>
    <w:rsid w:val="00632F83"/>
    <w:rsid w:val="00633D5C"/>
    <w:rsid w:val="00641FBE"/>
    <w:rsid w:val="006527F1"/>
    <w:rsid w:val="00652C4D"/>
    <w:rsid w:val="00656C4D"/>
    <w:rsid w:val="00657018"/>
    <w:rsid w:val="00660B01"/>
    <w:rsid w:val="00660D71"/>
    <w:rsid w:val="0067402C"/>
    <w:rsid w:val="006B6E58"/>
    <w:rsid w:val="006C17DE"/>
    <w:rsid w:val="006C7AFA"/>
    <w:rsid w:val="006D0333"/>
    <w:rsid w:val="006E0668"/>
    <w:rsid w:val="006E1486"/>
    <w:rsid w:val="006F4C88"/>
    <w:rsid w:val="006F5CB9"/>
    <w:rsid w:val="00701374"/>
    <w:rsid w:val="00717510"/>
    <w:rsid w:val="007241FF"/>
    <w:rsid w:val="00726A34"/>
    <w:rsid w:val="0073125B"/>
    <w:rsid w:val="0073340B"/>
    <w:rsid w:val="00733F58"/>
    <w:rsid w:val="00765F1B"/>
    <w:rsid w:val="00770F71"/>
    <w:rsid w:val="007729C9"/>
    <w:rsid w:val="00792C8C"/>
    <w:rsid w:val="007A3C8A"/>
    <w:rsid w:val="007A55E9"/>
    <w:rsid w:val="007B1C37"/>
    <w:rsid w:val="007B1E0C"/>
    <w:rsid w:val="007B47AF"/>
    <w:rsid w:val="007C3436"/>
    <w:rsid w:val="007D1A54"/>
    <w:rsid w:val="007D1A88"/>
    <w:rsid w:val="0080481E"/>
    <w:rsid w:val="008071A7"/>
    <w:rsid w:val="008141EE"/>
    <w:rsid w:val="00817D17"/>
    <w:rsid w:val="00822C36"/>
    <w:rsid w:val="0082405D"/>
    <w:rsid w:val="0083199C"/>
    <w:rsid w:val="00846384"/>
    <w:rsid w:val="008547D9"/>
    <w:rsid w:val="008554B0"/>
    <w:rsid w:val="00871371"/>
    <w:rsid w:val="008A23EF"/>
    <w:rsid w:val="008A3C57"/>
    <w:rsid w:val="008B4DD1"/>
    <w:rsid w:val="008C0B41"/>
    <w:rsid w:val="008D70DD"/>
    <w:rsid w:val="008D797F"/>
    <w:rsid w:val="008E2217"/>
    <w:rsid w:val="00916892"/>
    <w:rsid w:val="00952EAE"/>
    <w:rsid w:val="00960F0A"/>
    <w:rsid w:val="00967405"/>
    <w:rsid w:val="00970D52"/>
    <w:rsid w:val="009723CE"/>
    <w:rsid w:val="0098168C"/>
    <w:rsid w:val="009859E3"/>
    <w:rsid w:val="009A1A5B"/>
    <w:rsid w:val="009B3C92"/>
    <w:rsid w:val="009C72D4"/>
    <w:rsid w:val="009D5D28"/>
    <w:rsid w:val="00A07B53"/>
    <w:rsid w:val="00A12A2D"/>
    <w:rsid w:val="00A13223"/>
    <w:rsid w:val="00A20B86"/>
    <w:rsid w:val="00A33419"/>
    <w:rsid w:val="00A4230D"/>
    <w:rsid w:val="00A4626A"/>
    <w:rsid w:val="00A70397"/>
    <w:rsid w:val="00A76421"/>
    <w:rsid w:val="00A856BE"/>
    <w:rsid w:val="00A86850"/>
    <w:rsid w:val="00AB48F5"/>
    <w:rsid w:val="00AC286B"/>
    <w:rsid w:val="00AC6070"/>
    <w:rsid w:val="00AD36B8"/>
    <w:rsid w:val="00AE434F"/>
    <w:rsid w:val="00AE454D"/>
    <w:rsid w:val="00AF0358"/>
    <w:rsid w:val="00AF2636"/>
    <w:rsid w:val="00AF56FC"/>
    <w:rsid w:val="00B11D7B"/>
    <w:rsid w:val="00B1408D"/>
    <w:rsid w:val="00B23DCC"/>
    <w:rsid w:val="00B368E3"/>
    <w:rsid w:val="00B532CB"/>
    <w:rsid w:val="00B55153"/>
    <w:rsid w:val="00B567D2"/>
    <w:rsid w:val="00B57D84"/>
    <w:rsid w:val="00B6514B"/>
    <w:rsid w:val="00B70069"/>
    <w:rsid w:val="00B834A9"/>
    <w:rsid w:val="00B84E31"/>
    <w:rsid w:val="00BA2D8C"/>
    <w:rsid w:val="00BA51F2"/>
    <w:rsid w:val="00BB3612"/>
    <w:rsid w:val="00BD13D1"/>
    <w:rsid w:val="00BD2257"/>
    <w:rsid w:val="00BD7B5B"/>
    <w:rsid w:val="00BE363B"/>
    <w:rsid w:val="00BF2A39"/>
    <w:rsid w:val="00BF32EB"/>
    <w:rsid w:val="00C31354"/>
    <w:rsid w:val="00C32228"/>
    <w:rsid w:val="00C617C0"/>
    <w:rsid w:val="00C6319C"/>
    <w:rsid w:val="00C644A2"/>
    <w:rsid w:val="00C748FA"/>
    <w:rsid w:val="00C84573"/>
    <w:rsid w:val="00C9772D"/>
    <w:rsid w:val="00CA2B5E"/>
    <w:rsid w:val="00CA41E3"/>
    <w:rsid w:val="00CB092F"/>
    <w:rsid w:val="00CB2ACF"/>
    <w:rsid w:val="00CB31B9"/>
    <w:rsid w:val="00CB410D"/>
    <w:rsid w:val="00CC0FD9"/>
    <w:rsid w:val="00CC4D48"/>
    <w:rsid w:val="00CE35B3"/>
    <w:rsid w:val="00CE6896"/>
    <w:rsid w:val="00D24369"/>
    <w:rsid w:val="00D43B83"/>
    <w:rsid w:val="00D461F8"/>
    <w:rsid w:val="00D4732C"/>
    <w:rsid w:val="00D473A5"/>
    <w:rsid w:val="00D72AE0"/>
    <w:rsid w:val="00D74B89"/>
    <w:rsid w:val="00D8304E"/>
    <w:rsid w:val="00D927A6"/>
    <w:rsid w:val="00DA19FC"/>
    <w:rsid w:val="00DA3129"/>
    <w:rsid w:val="00DC13F8"/>
    <w:rsid w:val="00DC366D"/>
    <w:rsid w:val="00DC4BF9"/>
    <w:rsid w:val="00DD03DF"/>
    <w:rsid w:val="00DD643E"/>
    <w:rsid w:val="00DD678D"/>
    <w:rsid w:val="00E027D8"/>
    <w:rsid w:val="00E0499E"/>
    <w:rsid w:val="00E173A6"/>
    <w:rsid w:val="00E61558"/>
    <w:rsid w:val="00E65EC9"/>
    <w:rsid w:val="00E7186A"/>
    <w:rsid w:val="00E7248E"/>
    <w:rsid w:val="00E81BD9"/>
    <w:rsid w:val="00EA2EAD"/>
    <w:rsid w:val="00EB0E0F"/>
    <w:rsid w:val="00EC0025"/>
    <w:rsid w:val="00EC13B4"/>
    <w:rsid w:val="00EF5141"/>
    <w:rsid w:val="00F359B4"/>
    <w:rsid w:val="00F41B06"/>
    <w:rsid w:val="00F42825"/>
    <w:rsid w:val="00F44DF0"/>
    <w:rsid w:val="00F5512A"/>
    <w:rsid w:val="00F57013"/>
    <w:rsid w:val="00F571B2"/>
    <w:rsid w:val="00F7358C"/>
    <w:rsid w:val="00F76AA4"/>
    <w:rsid w:val="00F93E59"/>
    <w:rsid w:val="00FA320E"/>
    <w:rsid w:val="00FA70F7"/>
    <w:rsid w:val="00FC6787"/>
    <w:rsid w:val="00FF1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6F5F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520A"/>
    <w:pPr>
      <w:ind w:firstLineChars="200" w:firstLine="420"/>
    </w:pPr>
  </w:style>
  <w:style w:type="character" w:styleId="a4">
    <w:name w:val="Hyperlink"/>
    <w:basedOn w:val="a0"/>
    <w:uiPriority w:val="99"/>
    <w:unhideWhenUsed/>
    <w:rsid w:val="00580057"/>
    <w:rPr>
      <w:color w:val="0000FF"/>
      <w:u w:val="single"/>
    </w:rPr>
  </w:style>
  <w:style w:type="character" w:customStyle="1" w:styleId="apple-converted-space">
    <w:name w:val="apple-converted-space"/>
    <w:basedOn w:val="a0"/>
    <w:rsid w:val="00580057"/>
  </w:style>
  <w:style w:type="paragraph" w:styleId="a5">
    <w:name w:val="Normal (Web)"/>
    <w:basedOn w:val="a"/>
    <w:uiPriority w:val="99"/>
    <w:unhideWhenUsed/>
    <w:rsid w:val="00122A37"/>
    <w:pPr>
      <w:widowControl/>
      <w:spacing w:before="100" w:beforeAutospacing="1" w:after="100" w:afterAutospacing="1"/>
      <w:jc w:val="left"/>
    </w:pPr>
    <w:rPr>
      <w:rFonts w:ascii="Times" w:hAnsi="Times" w:cs="Times New Roman"/>
      <w:kern w:val="0"/>
      <w:sz w:val="20"/>
      <w:szCs w:val="20"/>
    </w:rPr>
  </w:style>
  <w:style w:type="character" w:styleId="a6">
    <w:name w:val="Emphasis"/>
    <w:basedOn w:val="a0"/>
    <w:uiPriority w:val="20"/>
    <w:qFormat/>
    <w:rsid w:val="00122A37"/>
    <w:rPr>
      <w:i/>
      <w:iCs/>
    </w:rPr>
  </w:style>
  <w:style w:type="paragraph" w:styleId="a7">
    <w:name w:val="Balloon Text"/>
    <w:basedOn w:val="a"/>
    <w:link w:val="a8"/>
    <w:uiPriority w:val="99"/>
    <w:semiHidden/>
    <w:unhideWhenUsed/>
    <w:rsid w:val="00BF2A39"/>
    <w:rPr>
      <w:rFonts w:ascii="Heiti SC Light" w:eastAsia="Heiti SC Light"/>
      <w:sz w:val="18"/>
      <w:szCs w:val="18"/>
    </w:rPr>
  </w:style>
  <w:style w:type="character" w:customStyle="1" w:styleId="a8">
    <w:name w:val="批注框文本字符"/>
    <w:basedOn w:val="a0"/>
    <w:link w:val="a7"/>
    <w:uiPriority w:val="99"/>
    <w:semiHidden/>
    <w:rsid w:val="00BF2A39"/>
    <w:rPr>
      <w:rFonts w:ascii="Heiti SC Light" w:eastAsia="Heiti SC Light"/>
      <w:sz w:val="18"/>
      <w:szCs w:val="18"/>
    </w:rPr>
  </w:style>
  <w:style w:type="character" w:styleId="a9">
    <w:name w:val="Strong"/>
    <w:basedOn w:val="a0"/>
    <w:uiPriority w:val="22"/>
    <w:qFormat/>
    <w:rsid w:val="006C17DE"/>
    <w:rPr>
      <w:b/>
      <w:bCs/>
    </w:rPr>
  </w:style>
  <w:style w:type="character" w:styleId="aa">
    <w:name w:val="annotation reference"/>
    <w:basedOn w:val="a0"/>
    <w:uiPriority w:val="99"/>
    <w:semiHidden/>
    <w:unhideWhenUsed/>
    <w:rsid w:val="00264D34"/>
    <w:rPr>
      <w:sz w:val="18"/>
      <w:szCs w:val="18"/>
    </w:rPr>
  </w:style>
  <w:style w:type="paragraph" w:styleId="ab">
    <w:name w:val="annotation text"/>
    <w:basedOn w:val="a"/>
    <w:link w:val="ac"/>
    <w:uiPriority w:val="99"/>
    <w:unhideWhenUsed/>
    <w:rsid w:val="00264D34"/>
  </w:style>
  <w:style w:type="character" w:customStyle="1" w:styleId="ac">
    <w:name w:val="注释文本字符"/>
    <w:basedOn w:val="a0"/>
    <w:link w:val="ab"/>
    <w:uiPriority w:val="99"/>
    <w:rsid w:val="00264D34"/>
  </w:style>
  <w:style w:type="paragraph" w:styleId="ad">
    <w:name w:val="annotation subject"/>
    <w:basedOn w:val="ab"/>
    <w:next w:val="ab"/>
    <w:link w:val="ae"/>
    <w:uiPriority w:val="99"/>
    <w:semiHidden/>
    <w:unhideWhenUsed/>
    <w:rsid w:val="00264D34"/>
    <w:rPr>
      <w:b/>
      <w:bCs/>
      <w:sz w:val="20"/>
      <w:szCs w:val="20"/>
    </w:rPr>
  </w:style>
  <w:style w:type="character" w:customStyle="1" w:styleId="ae">
    <w:name w:val="批注主题字符"/>
    <w:basedOn w:val="ac"/>
    <w:link w:val="ad"/>
    <w:uiPriority w:val="99"/>
    <w:semiHidden/>
    <w:rsid w:val="00264D34"/>
    <w:rPr>
      <w:b/>
      <w:bCs/>
      <w:sz w:val="20"/>
      <w:szCs w:val="20"/>
    </w:rPr>
  </w:style>
  <w:style w:type="paragraph" w:styleId="af">
    <w:name w:val="Revision"/>
    <w:hidden/>
    <w:uiPriority w:val="99"/>
    <w:semiHidden/>
    <w:rsid w:val="00210D0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520A"/>
    <w:pPr>
      <w:ind w:firstLineChars="200" w:firstLine="420"/>
    </w:pPr>
  </w:style>
  <w:style w:type="character" w:styleId="a4">
    <w:name w:val="Hyperlink"/>
    <w:basedOn w:val="a0"/>
    <w:uiPriority w:val="99"/>
    <w:unhideWhenUsed/>
    <w:rsid w:val="00580057"/>
    <w:rPr>
      <w:color w:val="0000FF"/>
      <w:u w:val="single"/>
    </w:rPr>
  </w:style>
  <w:style w:type="character" w:customStyle="1" w:styleId="apple-converted-space">
    <w:name w:val="apple-converted-space"/>
    <w:basedOn w:val="a0"/>
    <w:rsid w:val="00580057"/>
  </w:style>
  <w:style w:type="paragraph" w:styleId="a5">
    <w:name w:val="Normal (Web)"/>
    <w:basedOn w:val="a"/>
    <w:uiPriority w:val="99"/>
    <w:unhideWhenUsed/>
    <w:rsid w:val="00122A37"/>
    <w:pPr>
      <w:widowControl/>
      <w:spacing w:before="100" w:beforeAutospacing="1" w:after="100" w:afterAutospacing="1"/>
      <w:jc w:val="left"/>
    </w:pPr>
    <w:rPr>
      <w:rFonts w:ascii="Times" w:hAnsi="Times" w:cs="Times New Roman"/>
      <w:kern w:val="0"/>
      <w:sz w:val="20"/>
      <w:szCs w:val="20"/>
    </w:rPr>
  </w:style>
  <w:style w:type="character" w:styleId="a6">
    <w:name w:val="Emphasis"/>
    <w:basedOn w:val="a0"/>
    <w:uiPriority w:val="20"/>
    <w:qFormat/>
    <w:rsid w:val="00122A37"/>
    <w:rPr>
      <w:i/>
      <w:iCs/>
    </w:rPr>
  </w:style>
  <w:style w:type="paragraph" w:styleId="a7">
    <w:name w:val="Balloon Text"/>
    <w:basedOn w:val="a"/>
    <w:link w:val="a8"/>
    <w:uiPriority w:val="99"/>
    <w:semiHidden/>
    <w:unhideWhenUsed/>
    <w:rsid w:val="00BF2A39"/>
    <w:rPr>
      <w:rFonts w:ascii="Heiti SC Light" w:eastAsia="Heiti SC Light"/>
      <w:sz w:val="18"/>
      <w:szCs w:val="18"/>
    </w:rPr>
  </w:style>
  <w:style w:type="character" w:customStyle="1" w:styleId="a8">
    <w:name w:val="批注框文本字符"/>
    <w:basedOn w:val="a0"/>
    <w:link w:val="a7"/>
    <w:uiPriority w:val="99"/>
    <w:semiHidden/>
    <w:rsid w:val="00BF2A39"/>
    <w:rPr>
      <w:rFonts w:ascii="Heiti SC Light" w:eastAsia="Heiti SC Light"/>
      <w:sz w:val="18"/>
      <w:szCs w:val="18"/>
    </w:rPr>
  </w:style>
  <w:style w:type="character" w:styleId="a9">
    <w:name w:val="Strong"/>
    <w:basedOn w:val="a0"/>
    <w:uiPriority w:val="22"/>
    <w:qFormat/>
    <w:rsid w:val="006C17DE"/>
    <w:rPr>
      <w:b/>
      <w:bCs/>
    </w:rPr>
  </w:style>
  <w:style w:type="character" w:styleId="aa">
    <w:name w:val="annotation reference"/>
    <w:basedOn w:val="a0"/>
    <w:uiPriority w:val="99"/>
    <w:semiHidden/>
    <w:unhideWhenUsed/>
    <w:rsid w:val="00264D34"/>
    <w:rPr>
      <w:sz w:val="18"/>
      <w:szCs w:val="18"/>
    </w:rPr>
  </w:style>
  <w:style w:type="paragraph" w:styleId="ab">
    <w:name w:val="annotation text"/>
    <w:basedOn w:val="a"/>
    <w:link w:val="ac"/>
    <w:uiPriority w:val="99"/>
    <w:unhideWhenUsed/>
    <w:rsid w:val="00264D34"/>
  </w:style>
  <w:style w:type="character" w:customStyle="1" w:styleId="ac">
    <w:name w:val="注释文本字符"/>
    <w:basedOn w:val="a0"/>
    <w:link w:val="ab"/>
    <w:uiPriority w:val="99"/>
    <w:rsid w:val="00264D34"/>
  </w:style>
  <w:style w:type="paragraph" w:styleId="ad">
    <w:name w:val="annotation subject"/>
    <w:basedOn w:val="ab"/>
    <w:next w:val="ab"/>
    <w:link w:val="ae"/>
    <w:uiPriority w:val="99"/>
    <w:semiHidden/>
    <w:unhideWhenUsed/>
    <w:rsid w:val="00264D34"/>
    <w:rPr>
      <w:b/>
      <w:bCs/>
      <w:sz w:val="20"/>
      <w:szCs w:val="20"/>
    </w:rPr>
  </w:style>
  <w:style w:type="character" w:customStyle="1" w:styleId="ae">
    <w:name w:val="批注主题字符"/>
    <w:basedOn w:val="ac"/>
    <w:link w:val="ad"/>
    <w:uiPriority w:val="99"/>
    <w:semiHidden/>
    <w:rsid w:val="00264D34"/>
    <w:rPr>
      <w:b/>
      <w:bCs/>
      <w:sz w:val="20"/>
      <w:szCs w:val="20"/>
    </w:rPr>
  </w:style>
  <w:style w:type="paragraph" w:styleId="af">
    <w:name w:val="Revision"/>
    <w:hidden/>
    <w:uiPriority w:val="99"/>
    <w:semiHidden/>
    <w:rsid w:val="00210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90988">
      <w:bodyDiv w:val="1"/>
      <w:marLeft w:val="0"/>
      <w:marRight w:val="0"/>
      <w:marTop w:val="0"/>
      <w:marBottom w:val="0"/>
      <w:divBdr>
        <w:top w:val="none" w:sz="0" w:space="0" w:color="auto"/>
        <w:left w:val="none" w:sz="0" w:space="0" w:color="auto"/>
        <w:bottom w:val="none" w:sz="0" w:space="0" w:color="auto"/>
        <w:right w:val="none" w:sz="0" w:space="0" w:color="auto"/>
      </w:divBdr>
    </w:div>
    <w:div w:id="247421872">
      <w:bodyDiv w:val="1"/>
      <w:marLeft w:val="0"/>
      <w:marRight w:val="0"/>
      <w:marTop w:val="0"/>
      <w:marBottom w:val="0"/>
      <w:divBdr>
        <w:top w:val="none" w:sz="0" w:space="0" w:color="auto"/>
        <w:left w:val="none" w:sz="0" w:space="0" w:color="auto"/>
        <w:bottom w:val="none" w:sz="0" w:space="0" w:color="auto"/>
        <w:right w:val="none" w:sz="0" w:space="0" w:color="auto"/>
      </w:divBdr>
      <w:divsChild>
        <w:div w:id="1696733063">
          <w:marLeft w:val="0"/>
          <w:marRight w:val="0"/>
          <w:marTop w:val="0"/>
          <w:marBottom w:val="0"/>
          <w:divBdr>
            <w:top w:val="none" w:sz="0" w:space="0" w:color="auto"/>
            <w:left w:val="none" w:sz="0" w:space="0" w:color="auto"/>
            <w:bottom w:val="none" w:sz="0" w:space="0" w:color="auto"/>
            <w:right w:val="none" w:sz="0" w:space="0" w:color="auto"/>
          </w:divBdr>
          <w:divsChild>
            <w:div w:id="1837257700">
              <w:marLeft w:val="0"/>
              <w:marRight w:val="0"/>
              <w:marTop w:val="0"/>
              <w:marBottom w:val="0"/>
              <w:divBdr>
                <w:top w:val="none" w:sz="0" w:space="0" w:color="auto"/>
                <w:left w:val="none" w:sz="0" w:space="0" w:color="auto"/>
                <w:bottom w:val="none" w:sz="0" w:space="0" w:color="auto"/>
                <w:right w:val="none" w:sz="0" w:space="0" w:color="auto"/>
              </w:divBdr>
              <w:divsChild>
                <w:div w:id="15627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25">
          <w:marLeft w:val="0"/>
          <w:marRight w:val="0"/>
          <w:marTop w:val="0"/>
          <w:marBottom w:val="0"/>
          <w:divBdr>
            <w:top w:val="none" w:sz="0" w:space="0" w:color="auto"/>
            <w:left w:val="none" w:sz="0" w:space="0" w:color="auto"/>
            <w:bottom w:val="none" w:sz="0" w:space="0" w:color="auto"/>
            <w:right w:val="none" w:sz="0" w:space="0" w:color="auto"/>
          </w:divBdr>
          <w:divsChild>
            <w:div w:id="7988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5579">
      <w:bodyDiv w:val="1"/>
      <w:marLeft w:val="0"/>
      <w:marRight w:val="0"/>
      <w:marTop w:val="0"/>
      <w:marBottom w:val="0"/>
      <w:divBdr>
        <w:top w:val="none" w:sz="0" w:space="0" w:color="auto"/>
        <w:left w:val="none" w:sz="0" w:space="0" w:color="auto"/>
        <w:bottom w:val="none" w:sz="0" w:space="0" w:color="auto"/>
        <w:right w:val="none" w:sz="0" w:space="0" w:color="auto"/>
      </w:divBdr>
    </w:div>
    <w:div w:id="438257952">
      <w:bodyDiv w:val="1"/>
      <w:marLeft w:val="0"/>
      <w:marRight w:val="0"/>
      <w:marTop w:val="0"/>
      <w:marBottom w:val="0"/>
      <w:divBdr>
        <w:top w:val="none" w:sz="0" w:space="0" w:color="auto"/>
        <w:left w:val="none" w:sz="0" w:space="0" w:color="auto"/>
        <w:bottom w:val="none" w:sz="0" w:space="0" w:color="auto"/>
        <w:right w:val="none" w:sz="0" w:space="0" w:color="auto"/>
      </w:divBdr>
    </w:div>
    <w:div w:id="438375003">
      <w:bodyDiv w:val="1"/>
      <w:marLeft w:val="0"/>
      <w:marRight w:val="0"/>
      <w:marTop w:val="0"/>
      <w:marBottom w:val="0"/>
      <w:divBdr>
        <w:top w:val="none" w:sz="0" w:space="0" w:color="auto"/>
        <w:left w:val="none" w:sz="0" w:space="0" w:color="auto"/>
        <w:bottom w:val="none" w:sz="0" w:space="0" w:color="auto"/>
        <w:right w:val="none" w:sz="0" w:space="0" w:color="auto"/>
      </w:divBdr>
    </w:div>
    <w:div w:id="586041909">
      <w:bodyDiv w:val="1"/>
      <w:marLeft w:val="0"/>
      <w:marRight w:val="0"/>
      <w:marTop w:val="0"/>
      <w:marBottom w:val="0"/>
      <w:divBdr>
        <w:top w:val="none" w:sz="0" w:space="0" w:color="auto"/>
        <w:left w:val="none" w:sz="0" w:space="0" w:color="auto"/>
        <w:bottom w:val="none" w:sz="0" w:space="0" w:color="auto"/>
        <w:right w:val="none" w:sz="0" w:space="0" w:color="auto"/>
      </w:divBdr>
    </w:div>
    <w:div w:id="642974938">
      <w:bodyDiv w:val="1"/>
      <w:marLeft w:val="0"/>
      <w:marRight w:val="0"/>
      <w:marTop w:val="0"/>
      <w:marBottom w:val="0"/>
      <w:divBdr>
        <w:top w:val="none" w:sz="0" w:space="0" w:color="auto"/>
        <w:left w:val="none" w:sz="0" w:space="0" w:color="auto"/>
        <w:bottom w:val="none" w:sz="0" w:space="0" w:color="auto"/>
        <w:right w:val="none" w:sz="0" w:space="0" w:color="auto"/>
      </w:divBdr>
    </w:div>
    <w:div w:id="654843323">
      <w:bodyDiv w:val="1"/>
      <w:marLeft w:val="0"/>
      <w:marRight w:val="0"/>
      <w:marTop w:val="0"/>
      <w:marBottom w:val="0"/>
      <w:divBdr>
        <w:top w:val="none" w:sz="0" w:space="0" w:color="auto"/>
        <w:left w:val="none" w:sz="0" w:space="0" w:color="auto"/>
        <w:bottom w:val="none" w:sz="0" w:space="0" w:color="auto"/>
        <w:right w:val="none" w:sz="0" w:space="0" w:color="auto"/>
      </w:divBdr>
    </w:div>
    <w:div w:id="656881527">
      <w:bodyDiv w:val="1"/>
      <w:marLeft w:val="0"/>
      <w:marRight w:val="0"/>
      <w:marTop w:val="0"/>
      <w:marBottom w:val="0"/>
      <w:divBdr>
        <w:top w:val="none" w:sz="0" w:space="0" w:color="auto"/>
        <w:left w:val="none" w:sz="0" w:space="0" w:color="auto"/>
        <w:bottom w:val="none" w:sz="0" w:space="0" w:color="auto"/>
        <w:right w:val="none" w:sz="0" w:space="0" w:color="auto"/>
      </w:divBdr>
    </w:div>
    <w:div w:id="689525397">
      <w:bodyDiv w:val="1"/>
      <w:marLeft w:val="0"/>
      <w:marRight w:val="0"/>
      <w:marTop w:val="0"/>
      <w:marBottom w:val="0"/>
      <w:divBdr>
        <w:top w:val="none" w:sz="0" w:space="0" w:color="auto"/>
        <w:left w:val="none" w:sz="0" w:space="0" w:color="auto"/>
        <w:bottom w:val="none" w:sz="0" w:space="0" w:color="auto"/>
        <w:right w:val="none" w:sz="0" w:space="0" w:color="auto"/>
      </w:divBdr>
    </w:div>
    <w:div w:id="919873381">
      <w:bodyDiv w:val="1"/>
      <w:marLeft w:val="0"/>
      <w:marRight w:val="0"/>
      <w:marTop w:val="0"/>
      <w:marBottom w:val="0"/>
      <w:divBdr>
        <w:top w:val="none" w:sz="0" w:space="0" w:color="auto"/>
        <w:left w:val="none" w:sz="0" w:space="0" w:color="auto"/>
        <w:bottom w:val="none" w:sz="0" w:space="0" w:color="auto"/>
        <w:right w:val="none" w:sz="0" w:space="0" w:color="auto"/>
      </w:divBdr>
    </w:div>
    <w:div w:id="981077258">
      <w:bodyDiv w:val="1"/>
      <w:marLeft w:val="0"/>
      <w:marRight w:val="0"/>
      <w:marTop w:val="0"/>
      <w:marBottom w:val="0"/>
      <w:divBdr>
        <w:top w:val="none" w:sz="0" w:space="0" w:color="auto"/>
        <w:left w:val="none" w:sz="0" w:space="0" w:color="auto"/>
        <w:bottom w:val="none" w:sz="0" w:space="0" w:color="auto"/>
        <w:right w:val="none" w:sz="0" w:space="0" w:color="auto"/>
      </w:divBdr>
    </w:div>
    <w:div w:id="992488270">
      <w:bodyDiv w:val="1"/>
      <w:marLeft w:val="0"/>
      <w:marRight w:val="0"/>
      <w:marTop w:val="0"/>
      <w:marBottom w:val="0"/>
      <w:divBdr>
        <w:top w:val="none" w:sz="0" w:space="0" w:color="auto"/>
        <w:left w:val="none" w:sz="0" w:space="0" w:color="auto"/>
        <w:bottom w:val="none" w:sz="0" w:space="0" w:color="auto"/>
        <w:right w:val="none" w:sz="0" w:space="0" w:color="auto"/>
      </w:divBdr>
    </w:div>
    <w:div w:id="1180894766">
      <w:bodyDiv w:val="1"/>
      <w:marLeft w:val="0"/>
      <w:marRight w:val="0"/>
      <w:marTop w:val="0"/>
      <w:marBottom w:val="0"/>
      <w:divBdr>
        <w:top w:val="none" w:sz="0" w:space="0" w:color="auto"/>
        <w:left w:val="none" w:sz="0" w:space="0" w:color="auto"/>
        <w:bottom w:val="none" w:sz="0" w:space="0" w:color="auto"/>
        <w:right w:val="none" w:sz="0" w:space="0" w:color="auto"/>
      </w:divBdr>
    </w:div>
    <w:div w:id="1234704186">
      <w:bodyDiv w:val="1"/>
      <w:marLeft w:val="0"/>
      <w:marRight w:val="0"/>
      <w:marTop w:val="0"/>
      <w:marBottom w:val="0"/>
      <w:divBdr>
        <w:top w:val="none" w:sz="0" w:space="0" w:color="auto"/>
        <w:left w:val="none" w:sz="0" w:space="0" w:color="auto"/>
        <w:bottom w:val="none" w:sz="0" w:space="0" w:color="auto"/>
        <w:right w:val="none" w:sz="0" w:space="0" w:color="auto"/>
      </w:divBdr>
    </w:div>
    <w:div w:id="1277369333">
      <w:bodyDiv w:val="1"/>
      <w:marLeft w:val="0"/>
      <w:marRight w:val="0"/>
      <w:marTop w:val="0"/>
      <w:marBottom w:val="0"/>
      <w:divBdr>
        <w:top w:val="none" w:sz="0" w:space="0" w:color="auto"/>
        <w:left w:val="none" w:sz="0" w:space="0" w:color="auto"/>
        <w:bottom w:val="none" w:sz="0" w:space="0" w:color="auto"/>
        <w:right w:val="none" w:sz="0" w:space="0" w:color="auto"/>
      </w:divBdr>
    </w:div>
    <w:div w:id="1386368265">
      <w:bodyDiv w:val="1"/>
      <w:marLeft w:val="0"/>
      <w:marRight w:val="0"/>
      <w:marTop w:val="0"/>
      <w:marBottom w:val="0"/>
      <w:divBdr>
        <w:top w:val="none" w:sz="0" w:space="0" w:color="auto"/>
        <w:left w:val="none" w:sz="0" w:space="0" w:color="auto"/>
        <w:bottom w:val="none" w:sz="0" w:space="0" w:color="auto"/>
        <w:right w:val="none" w:sz="0" w:space="0" w:color="auto"/>
      </w:divBdr>
    </w:div>
    <w:div w:id="1462073278">
      <w:bodyDiv w:val="1"/>
      <w:marLeft w:val="0"/>
      <w:marRight w:val="0"/>
      <w:marTop w:val="0"/>
      <w:marBottom w:val="0"/>
      <w:divBdr>
        <w:top w:val="none" w:sz="0" w:space="0" w:color="auto"/>
        <w:left w:val="none" w:sz="0" w:space="0" w:color="auto"/>
        <w:bottom w:val="none" w:sz="0" w:space="0" w:color="auto"/>
        <w:right w:val="none" w:sz="0" w:space="0" w:color="auto"/>
      </w:divBdr>
    </w:div>
    <w:div w:id="1525090984">
      <w:bodyDiv w:val="1"/>
      <w:marLeft w:val="0"/>
      <w:marRight w:val="0"/>
      <w:marTop w:val="0"/>
      <w:marBottom w:val="0"/>
      <w:divBdr>
        <w:top w:val="none" w:sz="0" w:space="0" w:color="auto"/>
        <w:left w:val="none" w:sz="0" w:space="0" w:color="auto"/>
        <w:bottom w:val="none" w:sz="0" w:space="0" w:color="auto"/>
        <w:right w:val="none" w:sz="0" w:space="0" w:color="auto"/>
      </w:divBdr>
    </w:div>
    <w:div w:id="1565599252">
      <w:bodyDiv w:val="1"/>
      <w:marLeft w:val="0"/>
      <w:marRight w:val="0"/>
      <w:marTop w:val="0"/>
      <w:marBottom w:val="0"/>
      <w:divBdr>
        <w:top w:val="none" w:sz="0" w:space="0" w:color="auto"/>
        <w:left w:val="none" w:sz="0" w:space="0" w:color="auto"/>
        <w:bottom w:val="none" w:sz="0" w:space="0" w:color="auto"/>
        <w:right w:val="none" w:sz="0" w:space="0" w:color="auto"/>
      </w:divBdr>
    </w:div>
    <w:div w:id="18493704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microsoft.com/office/2011/relationships/commentsExtended" Target="commentsExtended.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cs231n.github.io/convolutional-networks/" TargetMode="Externa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14</Pages>
  <Words>2174</Words>
  <Characters>12394</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世琪 duan</dc:creator>
  <cp:keywords/>
  <dc:description/>
  <cp:lastModifiedBy>世琪 duan</cp:lastModifiedBy>
  <cp:revision>97</cp:revision>
  <cp:lastPrinted>2017-12-16T17:03:00Z</cp:lastPrinted>
  <dcterms:created xsi:type="dcterms:W3CDTF">2017-12-17T19:46:00Z</dcterms:created>
  <dcterms:modified xsi:type="dcterms:W3CDTF">2017-12-18T14:44:00Z</dcterms:modified>
</cp:coreProperties>
</file>